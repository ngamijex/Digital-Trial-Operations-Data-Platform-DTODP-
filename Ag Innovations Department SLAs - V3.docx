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75" w:lineRule="auto"/>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75" w:lineRule="auto"/>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Effective Date: </w:t>
      </w:r>
      <w:r w:rsidDel="00000000" w:rsidR="00000000" w:rsidRPr="00000000">
        <w:rPr>
          <w:rFonts w:ascii="Calibri" w:cs="Calibri" w:eastAsia="Calibri" w:hAnsi="Calibri"/>
          <w:b w:val="1"/>
          <w:bCs w:val="1"/>
          <w:i w:val="1"/>
          <w:iCs w:val="1"/>
          <w:sz w:val="20"/>
          <w:szCs w:val="20"/>
          <w:rtl w:val="0"/>
        </w:rPr>
        <w:t xml:space="preserve">Jan 5, 2026</w:t>
      </w:r>
      <w:r w:rsidDel="00000000" w:rsidR="00000000" w:rsidRPr="00000000">
        <w:rPr>
          <w:rFonts w:ascii="Calibri" w:cs="Calibri" w:eastAsia="Calibri" w:hAnsi="Calibri"/>
          <w:b w:val="1"/>
          <w:bCs w:val="1"/>
          <w:i w:val="1"/>
          <w:iCs w:val="1"/>
          <w:sz w:val="20"/>
          <w:szCs w:val="20"/>
          <w:rtl w:val="0"/>
        </w:rPr>
        <w:tab/>
        <w:tab/>
        <w:tab/>
        <w:tab/>
        <w:tab/>
        <w:tab/>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75" w:lineRule="auto"/>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Last Update Date: [Date]</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75"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75"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Table of Contents</w:t>
      </w:r>
      <w:r w:rsidDel="00000000" w:rsidR="00000000" w:rsidRPr="00000000">
        <w:rPr>
          <w:rtl w:val="0"/>
        </w:rPr>
      </w:r>
    </w:p>
    <w:sdt>
      <w:sdtPr>
        <w:id w:val="1699736020"/>
        <w:docPartObj>
          <w:docPartGallery w:val="Table of Contents"/>
          <w:docPartUnique w:val="1"/>
        </w:docPartObj>
      </w:sdtPr>
      <w:sdtContent>
        <w:p w:rsidR="00000000" w:rsidDel="00000000" w:rsidP="00000000" w:rsidRDefault="00000000" w:rsidRPr="00000000" w14:paraId="0000000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72yd6mddvn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1. Introduction &amp; Scope</w:t>
              <w:tab/>
              <w:t xml:space="preserve">1</w:t>
            </w:r>
          </w:hyperlink>
          <w:r w:rsidDel="00000000" w:rsidR="00000000" w:rsidRPr="00000000">
            <w:rPr>
              <w:rtl w:val="0"/>
            </w:rPr>
          </w:r>
        </w:p>
        <w:p w:rsidR="00000000" w:rsidDel="00000000" w:rsidP="00000000" w:rsidRDefault="00000000" w:rsidRPr="00000000" w14:paraId="0000000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s10q9aanhuc">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2. Teams and Responsibilities</w:t>
              <w:tab/>
              <w:t xml:space="preserve">1</w:t>
            </w:r>
          </w:hyperlink>
          <w:r w:rsidDel="00000000" w:rsidR="00000000" w:rsidRPr="00000000">
            <w:rPr>
              <w:rtl w:val="0"/>
            </w:rPr>
          </w:r>
        </w:p>
        <w:p w:rsidR="00000000" w:rsidDel="00000000" w:rsidP="00000000" w:rsidRDefault="00000000" w:rsidRPr="00000000" w14:paraId="0000000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crptd5azklf">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 Teams Interactions</w:t>
              <w:tab/>
              <w:t xml:space="preserve">3</w:t>
            </w:r>
          </w:hyperlink>
          <w:r w:rsidDel="00000000" w:rsidR="00000000" w:rsidRPr="00000000">
            <w:rPr>
              <w:rtl w:val="0"/>
            </w:rPr>
          </w:r>
        </w:p>
        <w:p w:rsidR="00000000" w:rsidDel="00000000" w:rsidP="00000000" w:rsidRDefault="00000000" w:rsidRPr="00000000" w14:paraId="0000000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9ha0d41ojk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 Important dates</w:t>
              <w:tab/>
              <w:t xml:space="preserve">5</w:t>
            </w:r>
          </w:hyperlink>
          <w:r w:rsidDel="00000000" w:rsidR="00000000" w:rsidRPr="00000000">
            <w:rPr>
              <w:rtl w:val="0"/>
            </w:rPr>
          </w:r>
        </w:p>
        <w:p w:rsidR="00000000" w:rsidDel="00000000" w:rsidP="00000000" w:rsidRDefault="00000000" w:rsidRPr="00000000" w14:paraId="0000000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0p4yds4ej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 Se</w:t>
            </w:r>
          </w:hyperlink>
          <w:sdt>
            <w:sdtPr>
              <w:id w:val="377638275"/>
              <w:tag w:val="goog_rdk_0"/>
            </w:sdtPr>
            <w:sdtContent>
              <w:commentRangeStart w:id="0"/>
            </w:sdtContent>
          </w:sdt>
          <w:hyperlink w:anchor="_heading=h.h0p4yds4ej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rvi</w:t>
            </w:r>
          </w:hyperlink>
          <w:commentRangeEnd w:id="0"/>
          <w:r w:rsidDel="00000000" w:rsidR="00000000" w:rsidRPr="00000000">
            <w:commentReference w:id="0"/>
          </w:r>
          <w:hyperlink w:anchor="_heading=h.h0p4yds4ej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ce Level Agreements and Expected Standards</w:t>
              <w:tab/>
              <w:t xml:space="preserve">6</w:t>
            </w:r>
          </w:hyperlink>
          <w:r w:rsidDel="00000000" w:rsidR="00000000" w:rsidRPr="00000000">
            <w:rPr>
              <w:rtl w:val="0"/>
            </w:rPr>
          </w:r>
        </w:p>
        <w:p w:rsidR="00000000" w:rsidDel="00000000" w:rsidP="00000000" w:rsidRDefault="00000000" w:rsidRPr="00000000" w14:paraId="0000000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c3cbstdt8c7">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5.1. Trial owners' services</w:t>
              <w:tab/>
              <w:t xml:space="preserve">6</w:t>
            </w:r>
          </w:hyperlink>
          <w:r w:rsidDel="00000000" w:rsidR="00000000" w:rsidRPr="00000000">
            <w:rPr>
              <w:rtl w:val="0"/>
            </w:rPr>
          </w:r>
        </w:p>
        <w:p w:rsidR="00000000" w:rsidDel="00000000" w:rsidP="00000000" w:rsidRDefault="00000000" w:rsidRPr="00000000" w14:paraId="0000000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4aihagz8akb">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5.2. Data team services</w:t>
              <w:tab/>
              <w:t xml:space="preserve">8</w:t>
            </w:r>
          </w:hyperlink>
          <w:r w:rsidDel="00000000" w:rsidR="00000000" w:rsidRPr="00000000">
            <w:rPr>
              <w:rtl w:val="0"/>
            </w:rPr>
          </w:r>
        </w:p>
        <w:p w:rsidR="00000000" w:rsidDel="00000000" w:rsidP="00000000" w:rsidRDefault="00000000" w:rsidRPr="00000000" w14:paraId="0000000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3114gehsmc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5.3. Inventory team services</w:t>
              <w:tab/>
              <w:t xml:space="preserve">11</w:t>
            </w:r>
          </w:hyperlink>
          <w:r w:rsidDel="00000000" w:rsidR="00000000" w:rsidRPr="00000000">
            <w:rPr>
              <w:rtl w:val="0"/>
            </w:rPr>
          </w:r>
        </w:p>
        <w:p w:rsidR="00000000" w:rsidDel="00000000" w:rsidP="00000000" w:rsidRDefault="00000000" w:rsidRPr="00000000" w14:paraId="0000000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lvtt1xw4rv0">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5.4. Laboratory team services</w:t>
              <w:tab/>
              <w:t xml:space="preserve">12</w:t>
            </w:r>
          </w:hyperlink>
          <w:r w:rsidDel="00000000" w:rsidR="00000000" w:rsidRPr="00000000">
            <w:rPr>
              <w:rtl w:val="0"/>
            </w:rPr>
          </w:r>
        </w:p>
        <w:p w:rsidR="00000000" w:rsidDel="00000000" w:rsidP="00000000" w:rsidRDefault="00000000" w:rsidRPr="00000000" w14:paraId="0000000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rp5hgom3jgk">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5.5. Station trials team’s services</w:t>
              <w:tab/>
              <w:t xml:space="preserve">13</w:t>
            </w:r>
          </w:hyperlink>
          <w:r w:rsidDel="00000000" w:rsidR="00000000" w:rsidRPr="00000000">
            <w:rPr>
              <w:rtl w:val="0"/>
            </w:rPr>
          </w:r>
        </w:p>
        <w:p w:rsidR="00000000" w:rsidDel="00000000" w:rsidP="00000000" w:rsidRDefault="00000000" w:rsidRPr="00000000" w14:paraId="0000001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e3qtpzhs0bc">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5.6. Field trials teams’ services</w:t>
              <w:tab/>
              <w:t xml:space="preserve">14</w:t>
            </w:r>
          </w:hyperlink>
          <w:r w:rsidDel="00000000" w:rsidR="00000000" w:rsidRPr="00000000">
            <w:rPr>
              <w:rtl w:val="0"/>
            </w:rPr>
          </w:r>
        </w:p>
        <w:p w:rsidR="00000000" w:rsidDel="00000000" w:rsidP="00000000" w:rsidRDefault="00000000" w:rsidRPr="00000000" w14:paraId="0000001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7swtv8qpxft">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6. Communication and Additional SLAs</w:t>
              <w:tab/>
              <w:t xml:space="preserve">15</w:t>
            </w:r>
          </w:hyperlink>
          <w:r w:rsidDel="00000000" w:rsidR="00000000" w:rsidRPr="00000000">
            <w:rPr>
              <w:rtl w:val="0"/>
            </w:rPr>
          </w:r>
        </w:p>
        <w:p w:rsidR="00000000" w:rsidDel="00000000" w:rsidP="00000000" w:rsidRDefault="00000000" w:rsidRPr="00000000" w14:paraId="0000001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lhrf4dcm56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 Escalation Procedure</w:t>
              <w:tab/>
              <w:t xml:space="preserve">16</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nc9ggyfmdg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8. Review and Amendment</w:t>
              <w:tab/>
              <w:t xml:space="preserve">16</w:t>
            </w:r>
          </w:hyperlink>
          <w:r w:rsidDel="00000000" w:rsidR="00000000" w:rsidRPr="00000000">
            <w:rPr>
              <w:rtl w:val="0"/>
            </w:rPr>
          </w:r>
        </w:p>
        <w:p w:rsidR="00000000" w:rsidDel="00000000" w:rsidP="00000000" w:rsidRDefault="00000000" w:rsidRPr="00000000" w14:paraId="0000001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pm5vpah61tx">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9. Signatures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75"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pStyle w:val="Heading4"/>
        <w:shd w:fill="006666" w:val="clear"/>
        <w:spacing w:after="0" w:before="0" w:line="275" w:lineRule="auto"/>
        <w:rPr>
          <w:rFonts w:ascii="Calibri" w:cs="Calibri" w:eastAsia="Calibri" w:hAnsi="Calibri"/>
          <w:color w:val="ffffff"/>
        </w:rPr>
      </w:pPr>
      <w:bookmarkStart w:colFirst="0" w:colLast="0" w:name="_heading=h.172yd6mddvn3" w:id="0"/>
      <w:bookmarkEnd w:id="0"/>
      <w:r w:rsidDel="00000000" w:rsidR="00000000" w:rsidRPr="00000000">
        <w:rPr>
          <w:rFonts w:ascii="Calibri" w:cs="Calibri" w:eastAsia="Calibri" w:hAnsi="Calibri"/>
          <w:color w:val="ffffff"/>
          <w:rtl w:val="0"/>
        </w:rPr>
        <w:t xml:space="preserve">1. Introduction &amp; Scope</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40" w:before="240" w:line="275"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This Service Level Agreement (SLA) outlines the performance metrics, responsibilities, and escalation procedures for all intra-departmental service provision by sub-teams within the Agricultural Innovations Department. This includes the expectations of project management, in particular that of trial owners, who provide a service to the department, and in many cases, additionally to other departments (who made the request or are stakeholders). The purpose of this SLA is to ensure clear communication, efficient collaboration, and high-quality outcomes in the development, execution, and analysis of agricultural </w:t>
      </w:r>
      <w:sdt>
        <w:sdtPr>
          <w:id w:val="-106653337"/>
          <w:tag w:val="goog_rdk_1"/>
        </w:sdtPr>
        <w:sdtContent>
          <w:ins w:author="James Ellison" w:id="0" w:date="2026-03-12T14:03:28Z">
            <w:r w:rsidDel="00000000" w:rsidR="00000000" w:rsidRPr="00000000">
              <w:rPr>
                <w:rFonts w:ascii="Calibri" w:cs="Calibri" w:eastAsia="Calibri" w:hAnsi="Calibri"/>
                <w:color w:val="1b1c1d"/>
                <w:rtl w:val="0"/>
              </w:rPr>
              <w:t xml:space="preserve">research</w:t>
            </w:r>
          </w:ins>
        </w:sdtContent>
      </w:sdt>
      <w:sdt>
        <w:sdtPr>
          <w:id w:val="1288158472"/>
          <w:tag w:val="goog_rdk_2"/>
        </w:sdtPr>
        <w:sdtContent>
          <w:del w:author="James Ellison" w:id="0" w:date="2026-03-12T14:03:28Z">
            <w:r w:rsidDel="00000000" w:rsidR="00000000" w:rsidRPr="00000000">
              <w:rPr>
                <w:rFonts w:ascii="Calibri" w:cs="Calibri" w:eastAsia="Calibri" w:hAnsi="Calibri"/>
                <w:color w:val="1b1c1d"/>
                <w:rtl w:val="0"/>
              </w:rPr>
              <w:delText xml:space="preserve">trials</w:delText>
            </w:r>
          </w:del>
        </w:sdtContent>
      </w:sdt>
      <w:r w:rsidDel="00000000" w:rsidR="00000000" w:rsidRPr="00000000">
        <w:rPr>
          <w:rFonts w:ascii="Calibri" w:cs="Calibri" w:eastAsia="Calibri" w:hAnsi="Calibri"/>
          <w:color w:val="1b1c1d"/>
          <w:rtl w:val="0"/>
        </w:rPr>
        <w:t xml:space="preserve">.</w:t>
      </w:r>
    </w:p>
    <w:p w:rsidR="00000000" w:rsidDel="00000000" w:rsidP="00000000" w:rsidRDefault="00000000" w:rsidRPr="00000000" w14:paraId="00000018">
      <w:pPr>
        <w:pStyle w:val="Heading4"/>
        <w:shd w:fill="006666" w:val="clear"/>
        <w:spacing w:after="0" w:before="0" w:line="275" w:lineRule="auto"/>
        <w:rPr>
          <w:rFonts w:ascii="Calibri" w:cs="Calibri" w:eastAsia="Calibri" w:hAnsi="Calibri"/>
          <w:color w:val="ffffff"/>
        </w:rPr>
      </w:pPr>
      <w:bookmarkStart w:colFirst="0" w:colLast="0" w:name="_heading=h.ls10q9aanhuc" w:id="1"/>
      <w:bookmarkEnd w:id="1"/>
      <w:r w:rsidDel="00000000" w:rsidR="00000000" w:rsidRPr="00000000">
        <w:rPr>
          <w:rFonts w:ascii="Calibri" w:cs="Calibri" w:eastAsia="Calibri" w:hAnsi="Calibri"/>
          <w:color w:val="ffffff"/>
          <w:rtl w:val="0"/>
        </w:rPr>
        <w:t xml:space="preserve">2. Teams and Responsibilities</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120" w:line="275" w:lineRule="auto"/>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2.1. Trial Owners (</w:t>
      </w:r>
      <w:sdt>
        <w:sdtPr>
          <w:id w:val="-1508892697"/>
          <w:tag w:val="goog_rdk_3"/>
        </w:sdtPr>
        <w:sdtContent>
          <w:ins w:author="James Ellison" w:id="1" w:date="2026-03-12T14:08:17Z">
            <w:r w:rsidDel="00000000" w:rsidR="00000000" w:rsidRPr="00000000">
              <w:rPr>
                <w:rFonts w:ascii="Calibri" w:cs="Calibri" w:eastAsia="Calibri" w:hAnsi="Calibri"/>
                <w:b w:val="1"/>
                <w:bCs w:val="1"/>
                <w:color w:val="1b1c1d"/>
                <w:rtl w:val="0"/>
              </w:rPr>
              <w:t xml:space="preserve">Project management</w:t>
            </w:r>
          </w:ins>
        </w:sdtContent>
      </w:sdt>
      <w:sdt>
        <w:sdtPr>
          <w:id w:val="1505477488"/>
          <w:tag w:val="goog_rdk_4"/>
        </w:sdtPr>
        <w:sdtContent>
          <w:del w:author="James Ellison" w:id="1" w:date="2026-03-12T14:08:17Z">
            <w:r w:rsidDel="00000000" w:rsidR="00000000" w:rsidRPr="00000000">
              <w:rPr>
                <w:rFonts w:ascii="Calibri" w:cs="Calibri" w:eastAsia="Calibri" w:hAnsi="Calibri"/>
                <w:b w:val="1"/>
                <w:bCs w:val="1"/>
                <w:color w:val="1b1c1d"/>
                <w:rtl w:val="0"/>
              </w:rPr>
              <w:delText xml:space="preserve">Developers of Trials</w:delText>
            </w:r>
          </w:del>
        </w:sdtContent>
      </w:sdt>
      <w:r w:rsidDel="00000000" w:rsidR="00000000" w:rsidRPr="00000000">
        <w:rPr>
          <w:rFonts w:ascii="Calibri" w:cs="Calibri" w:eastAsia="Calibri" w:hAnsi="Calibri"/>
          <w:b w:val="1"/>
          <w:bCs w:val="1"/>
          <w:color w:val="1b1c1d"/>
          <w:rtl w:val="0"/>
        </w:rPr>
        <w:t xml:space="preserve">)</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rtl w:val="0"/>
        </w:rPr>
        <w:t xml:space="preserve">Develop trial plans, clear and detailed trial implementation (translated if necessary), and measurement protocols. </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rtl w:val="0"/>
        </w:rPr>
        <w:t xml:space="preserve">Source seeds and special materials</w:t>
      </w:r>
      <w:r w:rsidDel="00000000" w:rsidR="00000000" w:rsidRPr="00000000">
        <w:rPr>
          <w:rFonts w:ascii="Calibri" w:cs="Calibri" w:eastAsia="Calibri" w:hAnsi="Calibri"/>
          <w:vertAlign w:val="superscript"/>
        </w:rPr>
        <w:footnoteReference w:customMarkFollows="0" w:id="0"/>
      </w:r>
      <w:r w:rsidDel="00000000" w:rsidR="00000000" w:rsidRPr="00000000">
        <w:rPr>
          <w:rFonts w:ascii="Calibri" w:cs="Calibri" w:eastAsia="Calibri" w:hAnsi="Calibri"/>
          <w:rtl w:val="0"/>
        </w:rPr>
        <w:t xml:space="preserve"> (measurement or trial supplies) that will be needed along the trial.</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rtl w:val="0"/>
        </w:rPr>
        <w:t xml:space="preserve">Organize trial-specific training that includes objectives, protocols, and measurements for implementing teams.</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rtl w:val="0"/>
        </w:rPr>
        <w:t xml:space="preserve">Provide datasheets to the station team, including plot randomization.</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rtl w:val="0"/>
        </w:rPr>
        <w:t xml:space="preserve">For on-farm trials, align with the data team on measurements and review data sheet drafts from the data team.</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rtl w:val="0"/>
        </w:rPr>
        <w:t xml:space="preserve">Prepare inputs packaging instructions to the Lab </w:t>
      </w:r>
      <w:sdt>
        <w:sdtPr>
          <w:id w:val="1321119836"/>
          <w:tag w:val="goog_rdk_5"/>
        </w:sdtPr>
        <w:sdtContent>
          <w:ins w:author="James Ellison" w:id="2" w:date="2026-03-12T14:06:53Z">
            <w:r w:rsidDel="00000000" w:rsidR="00000000" w:rsidRPr="00000000">
              <w:rPr>
                <w:rFonts w:ascii="Calibri" w:cs="Calibri" w:eastAsia="Calibri" w:hAnsi="Calibri"/>
                <w:rtl w:val="0"/>
              </w:rPr>
              <w:t xml:space="preserve">or</w:t>
            </w:r>
          </w:ins>
        </w:sdtContent>
      </w:sdt>
      <w:sdt>
        <w:sdtPr>
          <w:id w:val="-497929363"/>
          <w:tag w:val="goog_rdk_6"/>
        </w:sdtPr>
        <w:sdtContent>
          <w:del w:author="James Ellison" w:id="2" w:date="2026-03-12T14:06:53Z">
            <w:r w:rsidDel="00000000" w:rsidR="00000000" w:rsidRPr="00000000">
              <w:rPr>
                <w:rFonts w:ascii="Calibri" w:cs="Calibri" w:eastAsia="Calibri" w:hAnsi="Calibri"/>
                <w:rtl w:val="0"/>
              </w:rPr>
              <w:delText xml:space="preserve">&amp;</w:delText>
            </w:r>
          </w:del>
        </w:sdtContent>
      </w:sdt>
      <w:r w:rsidDel="00000000" w:rsidR="00000000" w:rsidRPr="00000000">
        <w:rPr>
          <w:rFonts w:ascii="Calibri" w:cs="Calibri" w:eastAsia="Calibri" w:hAnsi="Calibri"/>
          <w:rtl w:val="0"/>
        </w:rPr>
        <w:t xml:space="preserve"> Inventory team</w:t>
      </w:r>
      <w:sdt>
        <w:sdtPr>
          <w:id w:val="1149268213"/>
          <w:tag w:val="goog_rdk_7"/>
        </w:sdtPr>
        <w:sdtContent>
          <w:ins w:author="James Ellison" w:id="3" w:date="2026-03-12T14:06:56Z">
            <w:r w:rsidDel="00000000" w:rsidR="00000000" w:rsidRPr="00000000">
              <w:rPr>
                <w:rFonts w:ascii="Calibri" w:cs="Calibri" w:eastAsia="Calibri" w:hAnsi="Calibri"/>
                <w:rtl w:val="0"/>
              </w:rPr>
              <w:t xml:space="preserve">s</w:t>
            </w:r>
          </w:ins>
        </w:sdtContent>
      </w:sdt>
      <w:r w:rsidDel="00000000" w:rsidR="00000000" w:rsidRPr="00000000">
        <w:rPr>
          <w:rFonts w:ascii="Calibri" w:cs="Calibri" w:eastAsia="Calibri" w:hAnsi="Calibri"/>
          <w:rtl w:val="0"/>
        </w:rPr>
        <w:t xml:space="preserve">.</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rtl w:val="0"/>
        </w:rPr>
        <w:t xml:space="preserve">Provide timely feedback on trial progress reports and reported issues.</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rtl w:val="0"/>
        </w:rPr>
        <w:t xml:space="preserve">Conduct field visits in different trial periods at different locations for timely feedback to the implementing team. </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rtl w:val="0"/>
        </w:rPr>
        <w:t xml:space="preserve">Compile findings into trial reports and engage with scaling channels to facilitate the dissemination of results.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20" w:before="240" w:line="275" w:lineRule="auto"/>
        <w:rPr>
          <w:rFonts w:ascii="Calibri" w:cs="Calibri" w:eastAsia="Calibri" w:hAnsi="Calibri"/>
          <w:b w:val="1"/>
          <w:bCs w:val="1"/>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120" w:before="240" w:line="275" w:lineRule="auto"/>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2.2. Station Trials Team (Implementing)</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color w:val="1b1c1d"/>
          <w:rtl w:val="0"/>
        </w:rPr>
        <w:t xml:space="preserve">Execute trials according to agreed-upon protocols on research stations.</w:t>
      </w:r>
      <w:r w:rsidDel="00000000" w:rsidR="00000000" w:rsidRPr="00000000">
        <w:rPr>
          <w:rtl w:val="0"/>
        </w:rPr>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color w:val="1b1c1d"/>
          <w:rtl w:val="0"/>
        </w:rPr>
        <w:t xml:space="preserve">Ensure proper rotations, blocking, plot layouts, planting, plants management, and harvesting practices are used.</w:t>
      </w:r>
      <w:r w:rsidDel="00000000" w:rsidR="00000000" w:rsidRPr="00000000">
        <w:rPr>
          <w:rtl w:val="0"/>
        </w:rPr>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color w:val="1b1c1d"/>
          <w:rtl w:val="0"/>
        </w:rPr>
        <w:t xml:space="preserve">Collect accurate quantitative/qualitative data based on the prescribed data collection moments in the protocols.</w:t>
      </w:r>
      <w:r w:rsidDel="00000000" w:rsidR="00000000" w:rsidRPr="00000000">
        <w:rPr>
          <w:rtl w:val="0"/>
        </w:rPr>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color w:val="1b1c1d"/>
          <w:rtl w:val="0"/>
        </w:rPr>
        <w:t xml:space="preserve">Maintain detailed trial records and observation logs.</w:t>
      </w:r>
      <w:r w:rsidDel="00000000" w:rsidR="00000000" w:rsidRPr="00000000">
        <w:rPr>
          <w:rtl w:val="0"/>
        </w:rPr>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rtl w:val="0"/>
        </w:rPr>
        <w:t xml:space="preserve">Report any deviations or issues immediately to the Trial Owners.</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rtl w:val="0"/>
        </w:rPr>
        <w:t xml:space="preserve">Ensure each station has adequate and calibrated regular measurement tools.</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pacing w:after="120" w:line="275" w:lineRule="auto"/>
        <w:ind w:left="465" w:hanging="360"/>
        <w:rPr>
          <w:rFonts w:ascii="Calibri" w:cs="Calibri" w:eastAsia="Calibri" w:hAnsi="Calibri"/>
        </w:rPr>
      </w:pPr>
      <w:r w:rsidDel="00000000" w:rsidR="00000000" w:rsidRPr="00000000">
        <w:rPr>
          <w:rFonts w:ascii="Calibri" w:cs="Calibri" w:eastAsia="Calibri" w:hAnsi="Calibri"/>
          <w:rtl w:val="0"/>
        </w:rPr>
        <w:t xml:space="preserve">Matching labor availability with the trials demand.</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20" w:before="240" w:line="275" w:lineRule="auto"/>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2.3. On-Farm Trials Team (Implementing)</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rtl w:val="0"/>
        </w:rPr>
        <w:t xml:space="preserve">Recruit representative trial participants from the ME/AEZs in which the trials are planned.</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rtl w:val="0"/>
        </w:rPr>
        <w:t xml:space="preserve">Conduct farmers’ training and guide them in all activities during the trial implementation.</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rtl w:val="0"/>
        </w:rPr>
        <w:t xml:space="preserve">Collect qualitative and quantitative data for each trial according to the protocols and measurement periods.</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rtl w:val="0"/>
        </w:rPr>
        <w:t xml:space="preserve">Ensure each Officer has a functioning tablet and that collected data are submitted immediately.</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rtl w:val="0"/>
        </w:rPr>
        <w:t xml:space="preserve">Collect soil/plant samples and submit them to the INN Laboratory.</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rtl w:val="0"/>
        </w:rPr>
        <w:t xml:space="preserve">Address farmers’ concerns and provide technical support.</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rtl w:val="0"/>
        </w:rPr>
        <w:t xml:space="preserve">Report any deviations or issues immediately to the Trial Owners.</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rtl w:val="0"/>
        </w:rPr>
        <w:t xml:space="preserve">Ensure weather sensors are installed in safe places and any incident is reported and addressed as soon as possible.</w:t>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rtl w:val="0"/>
        </w:rPr>
        <w:t xml:space="preserve">Ensure each Officer has adequate and calibrated regular measurement tools.</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pacing w:after="120" w:line="275" w:lineRule="auto"/>
        <w:ind w:left="465" w:hanging="360"/>
        <w:rPr>
          <w:rFonts w:ascii="Calibri" w:cs="Calibri" w:eastAsia="Calibri" w:hAnsi="Calibri"/>
          <w:b w:val="1"/>
          <w:bCs w:val="1"/>
          <w:color w:val="1b1c1d"/>
        </w:rPr>
      </w:pPr>
      <w:r w:rsidDel="00000000" w:rsidR="00000000" w:rsidRPr="00000000">
        <w:rPr>
          <w:rFonts w:ascii="Calibri" w:cs="Calibri" w:eastAsia="Calibri" w:hAnsi="Calibri"/>
          <w:rtl w:val="0"/>
        </w:rPr>
        <w:t xml:space="preserve">Matching labor availability with the trials demand.</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20" w:before="240" w:line="275" w:lineRule="auto"/>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2.4. Data Team (Supporting)</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rtl w:val="0"/>
        </w:rPr>
        <w:t xml:space="preserve">Design and provide data collection tools to the field trials team.</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rtl w:val="0"/>
        </w:rPr>
        <w:t xml:space="preserve">Assist in trial materials translations as requested by Trial Owners.</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color w:val="1b1c1d"/>
          <w:rtl w:val="0"/>
        </w:rPr>
        <w:t xml:space="preserve">Develop and maintain robust data dashboards for trial data.</w:t>
      </w:r>
      <w:r w:rsidDel="00000000" w:rsidR="00000000" w:rsidRPr="00000000">
        <w:rPr>
          <w:rtl w:val="0"/>
        </w:rPr>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color w:val="1b1c1d"/>
          <w:rtl w:val="0"/>
        </w:rPr>
        <w:t xml:space="preserve">Monitor, validate, and clean raw trial data collected by the field trials team.</w:t>
      </w:r>
      <w:r w:rsidDel="00000000" w:rsidR="00000000" w:rsidRPr="00000000">
        <w:rPr>
          <w:rtl w:val="0"/>
        </w:rPr>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color w:val="1b1c1d"/>
          <w:rtl w:val="0"/>
        </w:rPr>
        <w:t xml:space="preserve">Maintain and track the functionality of weather sensors and integrate weather data into trial data.</w:t>
      </w:r>
      <w:r w:rsidDel="00000000" w:rsidR="00000000" w:rsidRPr="00000000">
        <w:rPr>
          <w:rtl w:val="0"/>
        </w:rPr>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color w:val="1b1c1d"/>
          <w:rtl w:val="0"/>
        </w:rPr>
        <w:t xml:space="preserve">Perform trial data analysis and advanced machine learning analyses as per requests from Trial Owners. </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20" w:before="240" w:line="275" w:lineRule="auto"/>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2.5.</w:t>
      </w:r>
      <w:r w:rsidDel="00000000" w:rsidR="00000000" w:rsidRPr="00000000">
        <w:rPr>
          <w:rFonts w:ascii="Calibri" w:cs="Calibri" w:eastAsia="Calibri" w:hAnsi="Calibri"/>
          <w:b w:val="1"/>
          <w:bCs w:val="1"/>
          <w:color w:val="1b1c1d"/>
          <w:rtl w:val="0"/>
        </w:rPr>
        <w:t xml:space="preserve"> Inventory Team (Supporting)</w:t>
      </w:r>
      <w:r w:rsidDel="00000000" w:rsidR="00000000" w:rsidRPr="00000000">
        <w:rPr>
          <w:rtl w:val="0"/>
        </w:rPr>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color w:val="1b1c1d"/>
          <w:rtl w:val="0"/>
        </w:rPr>
        <w:t xml:space="preserve">Forecast and source regular trial supplies or measurement tools</w:t>
      </w:r>
      <w:r w:rsidDel="00000000" w:rsidR="00000000" w:rsidRPr="00000000">
        <w:rPr>
          <w:rFonts w:ascii="Calibri" w:cs="Calibri" w:eastAsia="Calibri" w:hAnsi="Calibri"/>
          <w:color w:val="1b1c1d"/>
          <w:vertAlign w:val="superscript"/>
        </w:rPr>
        <w:footnoteReference w:customMarkFollows="0" w:id="1"/>
      </w:r>
      <w:r w:rsidDel="00000000" w:rsidR="00000000" w:rsidRPr="00000000">
        <w:rPr>
          <w:rFonts w:ascii="Calibri" w:cs="Calibri" w:eastAsia="Calibri" w:hAnsi="Calibri"/>
          <w:color w:val="1b1c1d"/>
          <w:rtl w:val="0"/>
        </w:rPr>
        <w:t xml:space="preserve"> to ensure the minimum stock quantity is kept. </w:t>
      </w:r>
      <w:r w:rsidDel="00000000" w:rsidR="00000000" w:rsidRPr="00000000">
        <w:rPr>
          <w:rtl w:val="0"/>
        </w:rPr>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color w:val="1b1c1d"/>
          <w:rtl w:val="0"/>
        </w:rPr>
        <w:t xml:space="preserve">Manage the inventory of trial materials (seeds, chemicals, consumables, tools, etc.)</w:t>
      </w:r>
      <w:r w:rsidDel="00000000" w:rsidR="00000000" w:rsidRPr="00000000">
        <w:rPr>
          <w:rtl w:val="0"/>
        </w:rPr>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color w:val="1b1c1d"/>
          <w:rtl w:val="0"/>
        </w:rPr>
        <w:t xml:space="preserve">Distribute materials to trial teams as per requests (coordinators and trial owners).</w:t>
      </w:r>
      <w:r w:rsidDel="00000000" w:rsidR="00000000" w:rsidRPr="00000000">
        <w:rPr>
          <w:rtl w:val="0"/>
        </w:rPr>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color w:val="1b1c1d"/>
          <w:rtl w:val="0"/>
        </w:rPr>
        <w:t xml:space="preserve">Maintain laboratory equipment and conduct calibration of INN regular measurement materials.</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before="240" w:line="275" w:lineRule="auto"/>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2.6.</w:t>
      </w:r>
      <w:r w:rsidDel="00000000" w:rsidR="00000000" w:rsidRPr="00000000">
        <w:rPr>
          <w:rFonts w:ascii="Calibri" w:cs="Calibri" w:eastAsia="Calibri" w:hAnsi="Calibri"/>
          <w:b w:val="1"/>
          <w:bCs w:val="1"/>
          <w:color w:val="1b1c1d"/>
          <w:rtl w:val="0"/>
        </w:rPr>
        <w:t xml:space="preserve"> Laboratory Team (Supporting</w:t>
      </w:r>
      <w:sdt>
        <w:sdtPr>
          <w:id w:val="169186853"/>
          <w:tag w:val="goog_rdk_8"/>
        </w:sdtPr>
        <w:sdtContent>
          <w:ins w:author="James Ellison" w:id="4" w:date="2026-03-12T14:06:09Z">
            <w:r w:rsidDel="00000000" w:rsidR="00000000" w:rsidRPr="00000000">
              <w:rPr>
                <w:rFonts w:ascii="Calibri" w:cs="Calibri" w:eastAsia="Calibri" w:hAnsi="Calibri"/>
                <w:b w:val="1"/>
                <w:bCs w:val="1"/>
                <w:color w:val="1b1c1d"/>
                <w:rtl w:val="0"/>
              </w:rPr>
              <w:t xml:space="preserve"> + Implementing</w:t>
            </w:r>
          </w:ins>
        </w:sdtContent>
      </w:sdt>
      <w:r w:rsidDel="00000000" w:rsidR="00000000" w:rsidRPr="00000000">
        <w:rPr>
          <w:rFonts w:ascii="Calibri" w:cs="Calibri" w:eastAsia="Calibri" w:hAnsi="Calibri"/>
          <w:b w:val="1"/>
          <w:bCs w:val="1"/>
          <w:color w:val="1b1c1d"/>
          <w:rtl w:val="0"/>
        </w:rPr>
        <w:t xml:space="preserve">)</w:t>
      </w:r>
      <w:r w:rsidDel="00000000" w:rsidR="00000000" w:rsidRPr="00000000">
        <w:rPr>
          <w:rtl w:val="0"/>
        </w:rPr>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bookmarkStart w:colFirst="0" w:colLast="0" w:name="_heading=h.vwcg9fthep95" w:id="2"/>
      <w:bookmarkEnd w:id="2"/>
      <w:r w:rsidDel="00000000" w:rsidR="00000000" w:rsidRPr="00000000">
        <w:rPr>
          <w:rFonts w:ascii="Calibri" w:cs="Calibri" w:eastAsia="Calibri" w:hAnsi="Calibri"/>
          <w:color w:val="1b1c1d"/>
          <w:rtl w:val="0"/>
        </w:rPr>
        <w:t xml:space="preserve">Receive, process, and analyze samples (compost, soil, and plant) accurately and efficiently.</w:t>
      </w:r>
      <w:r w:rsidDel="00000000" w:rsidR="00000000" w:rsidRPr="00000000">
        <w:rPr>
          <w:rtl w:val="0"/>
        </w:rPr>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120" w:line="275" w:lineRule="auto"/>
        <w:ind w:left="465" w:hanging="360"/>
        <w:rPr>
          <w:rFonts w:ascii="Calibri" w:cs="Calibri" w:eastAsia="Calibri" w:hAnsi="Calibri"/>
        </w:rPr>
      </w:pPr>
      <w:r w:rsidDel="00000000" w:rsidR="00000000" w:rsidRPr="00000000">
        <w:rPr>
          <w:rFonts w:ascii="Calibri" w:cs="Calibri" w:eastAsia="Calibri" w:hAnsi="Calibri"/>
          <w:color w:val="1b1c1d"/>
          <w:rtl w:val="0"/>
        </w:rPr>
        <w:t xml:space="preserve">Provide accurate and timely soil/plant samples' analytical results.</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20" w:before="240" w:line="275" w:lineRule="auto"/>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2.7. High-touch Extension Team (Implementing + Scaling channel)</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color w:val="1b1c1d"/>
          <w:rtl w:val="0"/>
        </w:rPr>
        <w:t xml:space="preserve">Scale cropping systems &amp; farm system design prototypes through high-touch extension agents.</w:t>
      </w:r>
      <w:r w:rsidDel="00000000" w:rsidR="00000000" w:rsidRPr="00000000">
        <w:rPr>
          <w:rtl w:val="0"/>
        </w:rPr>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color w:val="1b1c1d"/>
          <w:rtl w:val="0"/>
        </w:rPr>
        <w:t xml:space="preserve">Deliver high-quality training to HTE agents on scaled farming practices. </w:t>
      </w:r>
      <w:r w:rsidDel="00000000" w:rsidR="00000000" w:rsidRPr="00000000">
        <w:rPr>
          <w:rtl w:val="0"/>
        </w:rPr>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color w:val="1b1c1d"/>
          <w:rtl w:val="0"/>
        </w:rPr>
        <w:t xml:space="preserve">Develop and use training mechanisms that enable effective knowledge and capability transfer.</w:t>
      </w:r>
      <w:r w:rsidDel="00000000" w:rsidR="00000000" w:rsidRPr="00000000">
        <w:rPr>
          <w:rtl w:val="0"/>
        </w:rPr>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color w:val="1b1c1d"/>
          <w:rtl w:val="0"/>
        </w:rPr>
        <w:t xml:space="preserve">Manage exemplary Mother-farms to showcase the performance of scaled cropping systems.</w:t>
      </w:r>
      <w:r w:rsidDel="00000000" w:rsidR="00000000" w:rsidRPr="00000000">
        <w:rPr>
          <w:rtl w:val="0"/>
        </w:rPr>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pacing w:line="275" w:lineRule="auto"/>
        <w:ind w:left="465" w:hanging="360"/>
        <w:rPr>
          <w:rFonts w:ascii="Calibri" w:cs="Calibri" w:eastAsia="Calibri" w:hAnsi="Calibri"/>
        </w:rPr>
      </w:pPr>
      <w:r w:rsidDel="00000000" w:rsidR="00000000" w:rsidRPr="00000000">
        <w:rPr>
          <w:rFonts w:ascii="Calibri" w:cs="Calibri" w:eastAsia="Calibri" w:hAnsi="Calibri"/>
          <w:color w:val="1b1c1d"/>
          <w:rtl w:val="0"/>
        </w:rPr>
        <w:t xml:space="preserve">Monitor &amp; provide annual reports on the adoption and performance of scaled systems through HTE Agents.  </w:t>
      </w:r>
      <w:r w:rsidDel="00000000" w:rsidR="00000000" w:rsidRPr="00000000">
        <w:rPr>
          <w:rtl w:val="0"/>
        </w:rPr>
      </w:r>
    </w:p>
    <w:p w:rsidR="00000000" w:rsidDel="00000000" w:rsidP="00000000" w:rsidRDefault="00000000" w:rsidRPr="00000000" w14:paraId="0000004C">
      <w:pPr>
        <w:pStyle w:val="Heading4"/>
        <w:shd w:fill="006666" w:val="clear"/>
        <w:spacing w:after="0" w:line="275" w:lineRule="auto"/>
        <w:rPr>
          <w:rFonts w:ascii="Calibri" w:cs="Calibri" w:eastAsia="Calibri" w:hAnsi="Calibri"/>
          <w:color w:val="ffffff"/>
        </w:rPr>
      </w:pPr>
      <w:bookmarkStart w:colFirst="0" w:colLast="0" w:name="_heading=h.6crptd5azklf" w:id="3"/>
      <w:bookmarkEnd w:id="3"/>
      <w:r w:rsidDel="00000000" w:rsidR="00000000" w:rsidRPr="00000000">
        <w:rPr>
          <w:rFonts w:ascii="Calibri" w:cs="Calibri" w:eastAsia="Calibri" w:hAnsi="Calibri"/>
          <w:color w:val="ffffff"/>
          <w:rtl w:val="0"/>
        </w:rPr>
        <w:t xml:space="preserve">3. Interactions between teams</w:t>
      </w:r>
    </w:p>
    <w:p w:rsidR="00000000" w:rsidDel="00000000" w:rsidP="00000000" w:rsidRDefault="00000000" w:rsidRPr="00000000" w14:paraId="0000004D">
      <w:pPr>
        <w:tabs>
          <w:tab w:val="left" w:leader="none" w:pos="1740"/>
        </w:tabs>
        <w:spacing w:before="240" w:lineRule="auto"/>
        <w:jc w:val="both"/>
        <w:rPr>
          <w:rFonts w:ascii="Calibri" w:cs="Calibri" w:eastAsia="Calibri" w:hAnsi="Calibri"/>
        </w:rPr>
      </w:pPr>
      <w:r w:rsidDel="00000000" w:rsidR="00000000" w:rsidRPr="00000000">
        <w:rPr>
          <w:rFonts w:ascii="Calibri" w:cs="Calibri" w:eastAsia="Calibri" w:hAnsi="Calibri"/>
          <w:rtl w:val="0"/>
        </w:rPr>
        <w:t xml:space="preserve">Successful trial development and implementation involve</w:t>
      </w:r>
      <w:sdt>
        <w:sdtPr>
          <w:id w:val="-827632812"/>
          <w:tag w:val="goog_rdk_9"/>
        </w:sdtPr>
        <w:sdtContent>
          <w:ins w:author="James Ellison" w:id="5" w:date="2026-03-12T14:11:03Z">
            <w:r w:rsidDel="00000000" w:rsidR="00000000" w:rsidRPr="00000000">
              <w:rPr>
                <w:rFonts w:ascii="Calibri" w:cs="Calibri" w:eastAsia="Calibri" w:hAnsi="Calibri"/>
                <w:rtl w:val="0"/>
              </w:rPr>
              <w:t xml:space="preserve">s</w:t>
            </w:r>
          </w:ins>
        </w:sdtContent>
      </w:sdt>
      <w:r w:rsidDel="00000000" w:rsidR="00000000" w:rsidRPr="00000000">
        <w:rPr>
          <w:rFonts w:ascii="Calibri" w:cs="Calibri" w:eastAsia="Calibri" w:hAnsi="Calibri"/>
          <w:rtl w:val="0"/>
        </w:rPr>
        <w:t xml:space="preserve"> the collaboration of multiple teams besides the Trial Owner and the Implementing team (station or field trials team). As indicated by the section above, one trial involves at least 3-4 parties, depending on whether it is implemented at the station </w:t>
      </w:r>
      <w:r w:rsidDel="00000000" w:rsidR="00000000" w:rsidRPr="00000000">
        <w:rPr>
          <w:rFonts w:ascii="Calibri" w:cs="Calibri" w:eastAsia="Calibri" w:hAnsi="Calibri"/>
          <w:i w:val="1"/>
          <w:iCs w:val="1"/>
          <w:rtl w:val="0"/>
        </w:rPr>
        <w:t xml:space="preserve">(Trial owner, Lab &amp; Inv., Station)</w:t>
      </w:r>
      <w:r w:rsidDel="00000000" w:rsidR="00000000" w:rsidRPr="00000000">
        <w:rPr>
          <w:rFonts w:ascii="Calibri" w:cs="Calibri" w:eastAsia="Calibri" w:hAnsi="Calibri"/>
          <w:rtl w:val="0"/>
        </w:rPr>
        <w:t xml:space="preserve"> or on-farm </w:t>
      </w:r>
      <w:r w:rsidDel="00000000" w:rsidR="00000000" w:rsidRPr="00000000">
        <w:rPr>
          <w:rFonts w:ascii="Calibri" w:cs="Calibri" w:eastAsia="Calibri" w:hAnsi="Calibri"/>
          <w:i w:val="1"/>
          <w:iCs w:val="1"/>
          <w:rtl w:val="0"/>
        </w:rPr>
        <w:t xml:space="preserve">(Trial owner, Lab &amp; Inv., Data team, Field trials team)</w:t>
      </w:r>
      <w:r w:rsidDel="00000000" w:rsidR="00000000" w:rsidRPr="00000000">
        <w:rPr>
          <w:rFonts w:ascii="Calibri" w:cs="Calibri" w:eastAsia="Calibri" w:hAnsi="Calibri"/>
          <w:rtl w:val="0"/>
        </w:rPr>
        <w:t xml:space="preserve">. </w:t>
      </w:r>
    </w:p>
    <w:sdt>
      <w:sdtPr>
        <w:id w:val="-1505922405"/>
        <w:tag w:val="goog_rdk_14"/>
      </w:sdtPr>
      <w:sdtContent>
        <w:p w:rsidR="00000000" w:rsidDel="00000000" w:rsidP="00000000" w:rsidRDefault="00000000" w:rsidRPr="00000000" w14:paraId="0000004E">
          <w:pPr>
            <w:tabs>
              <w:tab w:val="left" w:leader="none" w:pos="1740"/>
            </w:tabs>
            <w:spacing w:before="240" w:lineRule="auto"/>
            <w:jc w:val="both"/>
            <w:rPr>
              <w:rFonts w:ascii="Calibri" w:cs="Calibri" w:eastAsia="Calibri" w:hAnsi="Calibri"/>
              <w:b w:val="1"/>
              <w:bCs w:val="1"/>
              <w:rPrChange w:author="James Ellison" w:id="7" w:date="2026-03-12T14:12:42Z">
                <w:rPr>
                  <w:rFonts w:ascii="Calibri" w:cs="Calibri" w:eastAsia="Calibri" w:hAnsi="Calibri"/>
                </w:rPr>
              </w:rPrChange>
            </w:rPr>
          </w:pPr>
          <w:r w:rsidDel="00000000" w:rsidR="00000000" w:rsidRPr="00000000">
            <w:rPr>
              <w:rFonts w:ascii="Calibri" w:cs="Calibri" w:eastAsia="Calibri" w:hAnsi="Calibri"/>
              <w:rtl w:val="0"/>
            </w:rPr>
            <w:t xml:space="preserve">For example, adequate fulfillment of responsibilities by the trial developing party doesn’t guarantee smooth implementation by the implementing party if the supporting party didn’t fulfill its role adequately. Similarly, the supporting party won’t fulfill its mandate (i.e, serving the implementing party) if the developer party doesn’t perform its role adequately. Also, adequate fulfillment of the developer's part and the supporting party doesn’t guarantee high-quality implementation of the trial unless the system provides a way to hold the implementing team accountable. </w:t>
          </w:r>
          <w:r w:rsidDel="00000000" w:rsidR="00000000" w:rsidRPr="00000000">
            <w:rPr>
              <w:rFonts w:ascii="Calibri" w:cs="Calibri" w:eastAsia="Calibri" w:hAnsi="Calibri"/>
              <w:b w:val="1"/>
              <w:bCs w:val="1"/>
              <w:rtl w:val="0"/>
            </w:rPr>
            <w:t xml:space="preserve">T</w:t>
          </w:r>
          <w:sdt>
            <w:sdtPr>
              <w:id w:val="2025982032"/>
              <w:tag w:val="goog_rdk_10"/>
            </w:sdtPr>
            <w:sdtContent>
              <w:ins w:author="James Ellison" w:id="6" w:date="2026-03-12T14:12:25Z">
                <w:r w:rsidDel="00000000" w:rsidR="00000000" w:rsidRPr="00000000">
                  <w:rPr>
                    <w:rFonts w:ascii="Calibri" w:cs="Calibri" w:eastAsia="Calibri" w:hAnsi="Calibri"/>
                    <w:b w:val="1"/>
                    <w:bCs w:val="1"/>
                    <w:rtl w:val="0"/>
                  </w:rPr>
                  <w:t xml:space="preserve">he multi-</w:t>
                </w:r>
              </w:ins>
            </w:sdtContent>
          </w:sdt>
          <w:sdt>
            <w:sdtPr>
              <w:id w:val="1707547128"/>
              <w:tag w:val="goog_rdk_11"/>
            </w:sdtPr>
            <w:sdtContent>
              <w:del w:author="James Ellison" w:id="6" w:date="2026-03-12T14:12:25Z">
                <w:r w:rsidDel="00000000" w:rsidR="00000000" w:rsidRPr="00000000">
                  <w:rPr>
                    <w:rFonts w:ascii="Calibri" w:cs="Calibri" w:eastAsia="Calibri" w:hAnsi="Calibri"/>
                    <w:b w:val="1"/>
                    <w:bCs w:val="1"/>
                    <w:rtl w:val="0"/>
                  </w:rPr>
                  <w:delText xml:space="preserve">ri-</w:delText>
                </w:r>
              </w:del>
            </w:sdtContent>
          </w:sdt>
          <w:r w:rsidDel="00000000" w:rsidR="00000000" w:rsidRPr="00000000">
            <w:rPr>
              <w:rFonts w:ascii="Calibri" w:cs="Calibri" w:eastAsia="Calibri" w:hAnsi="Calibri"/>
              <w:b w:val="1"/>
              <w:bCs w:val="1"/>
              <w:rtl w:val="0"/>
            </w:rPr>
            <w:t xml:space="preserve">lateral nature</w:t>
          </w:r>
          <w:sdt>
            <w:sdtPr>
              <w:id w:val="-1603146715"/>
              <w:tag w:val="goog_rdk_12"/>
            </w:sdtPr>
            <w:sdtContent>
              <w:r w:rsidDel="00000000" w:rsidR="00000000" w:rsidRPr="00000000">
                <w:rPr>
                  <w:rFonts w:ascii="Calibri" w:cs="Calibri" w:eastAsia="Calibri" w:hAnsi="Calibri"/>
                  <w:b w:val="1"/>
                  <w:bCs w:val="1"/>
                  <w:rtl w:val="0"/>
                  <w:rPrChange w:author="James Ellison" w:id="7" w:date="2026-03-12T14:12:42Z">
                    <w:rPr>
                      <w:rFonts w:ascii="Calibri" w:cs="Calibri" w:eastAsia="Calibri" w:hAnsi="Calibri"/>
                    </w:rPr>
                  </w:rPrChange>
                </w:rPr>
                <w:t xml:space="preserve"> of INN teams’ interactions (interactions between three parties) requires that the Service Level Agreement between INN teams </w:t>
              </w:r>
            </w:sdtContent>
          </w:sdt>
          <w:r w:rsidDel="00000000" w:rsidR="00000000" w:rsidRPr="00000000">
            <w:rPr>
              <w:rFonts w:ascii="Calibri" w:cs="Calibri" w:eastAsia="Calibri" w:hAnsi="Calibri"/>
              <w:b w:val="1"/>
              <w:bCs w:val="1"/>
              <w:rtl w:val="0"/>
            </w:rPr>
            <w:t xml:space="preserve">enable each team to be held accountable (mutual responsibility and accountability).</w:t>
          </w:r>
          <w:sdt>
            <w:sdtPr>
              <w:id w:val="-1269570006"/>
              <w:tag w:val="goog_rdk_13"/>
            </w:sdtPr>
            <w:sdtContent>
              <w:r w:rsidDel="00000000" w:rsidR="00000000" w:rsidRPr="00000000">
                <w:rPr>
                  <w:rFonts w:ascii="Calibri" w:cs="Calibri" w:eastAsia="Calibri" w:hAnsi="Calibri"/>
                  <w:b w:val="1"/>
                  <w:bCs w:val="1"/>
                  <w:rtl w:val="0"/>
                  <w:rPrChange w:author="James Ellison" w:id="7" w:date="2026-03-12T14:12:42Z">
                    <w:rPr>
                      <w:rFonts w:ascii="Calibri" w:cs="Calibri" w:eastAsia="Calibri" w:hAnsi="Calibri"/>
                    </w:rPr>
                  </w:rPrChange>
                </w:rPr>
                <w:t xml:space="preserve"> </w:t>
              </w:r>
            </w:sdtContent>
          </w:sdt>
        </w:p>
      </w:sdtContent>
    </w:sdt>
    <w:p w:rsidR="00000000" w:rsidDel="00000000" w:rsidP="00000000" w:rsidRDefault="00000000" w:rsidRPr="00000000" w14:paraId="0000004F">
      <w:pPr>
        <w:tabs>
          <w:tab w:val="left" w:leader="none" w:pos="1740"/>
        </w:tabs>
        <w:spacing w:before="240" w:lineRule="auto"/>
        <w:jc w:val="both"/>
        <w:rPr>
          <w:rFonts w:ascii="Calibri" w:cs="Calibri" w:eastAsia="Calibri" w:hAnsi="Calibri"/>
        </w:rPr>
      </w:pPr>
      <w:sdt>
        <w:sdtPr>
          <w:id w:val="-853672351"/>
          <w:tag w:val="goog_rdk_15"/>
        </w:sdtPr>
        <w:sdtContent>
          <w:commentRangeStart w:id="1"/>
        </w:sdtContent>
      </w:sdt>
      <w:r w:rsidDel="00000000" w:rsidR="00000000" w:rsidRPr="00000000">
        <w:rPr>
          <w:rFonts w:ascii="Calibri" w:cs="Calibri" w:eastAsia="Calibri" w:hAnsi="Calibri"/>
          <w:rtl w:val="0"/>
        </w:rPr>
        <w:t xml:space="preserve">Interactions between two teams are a set of services provided by one party (A) to the other (B) for the other party (B) to fulfill its mandate (i.e, serving party C). </w:t>
      </w:r>
      <w:commentRangeEnd w:id="1"/>
      <w:r w:rsidDel="00000000" w:rsidR="00000000" w:rsidRPr="00000000">
        <w:commentReference w:id="1"/>
      </w:r>
      <w:r w:rsidDel="00000000" w:rsidR="00000000" w:rsidRPr="00000000">
        <w:rPr>
          <w:rFonts w:ascii="Calibri" w:cs="Calibri" w:eastAsia="Calibri" w:hAnsi="Calibri"/>
          <w:rtl w:val="0"/>
        </w:rPr>
        <w:t xml:space="preserve">To </w:t>
      </w:r>
      <w:sdt>
        <w:sdtPr>
          <w:id w:val="-1648737464"/>
          <w:tag w:val="goog_rdk_16"/>
        </w:sdtPr>
        <w:sdtContent>
          <w:ins w:author="James Ellison" w:id="8" w:date="2026-03-12T14:18:51Z">
            <w:r w:rsidDel="00000000" w:rsidR="00000000" w:rsidRPr="00000000">
              <w:rPr>
                <w:rFonts w:ascii="Calibri" w:cs="Calibri" w:eastAsia="Calibri" w:hAnsi="Calibri"/>
                <w:rtl w:val="0"/>
              </w:rPr>
              <w:t xml:space="preserve">illustrate the </w:t>
            </w:r>
          </w:ins>
        </w:sdtContent>
      </w:sdt>
      <w:sdt>
        <w:sdtPr>
          <w:id w:val="-1198020740"/>
          <w:tag w:val="goog_rdk_17"/>
        </w:sdtPr>
        <w:sdtContent>
          <w:del w:author="James Ellison" w:id="8" w:date="2026-03-12T14:18:51Z">
            <w:r w:rsidDel="00000000" w:rsidR="00000000" w:rsidRPr="00000000">
              <w:rPr>
                <w:rFonts w:ascii="Calibri" w:cs="Calibri" w:eastAsia="Calibri" w:hAnsi="Calibri"/>
                <w:rtl w:val="0"/>
              </w:rPr>
              <w:delText xml:space="preserve">enable </w:delText>
            </w:r>
          </w:del>
        </w:sdtContent>
      </w:sdt>
      <w:r w:rsidDel="00000000" w:rsidR="00000000" w:rsidRPr="00000000">
        <w:rPr>
          <w:rFonts w:ascii="Calibri" w:cs="Calibri" w:eastAsia="Calibri" w:hAnsi="Calibri"/>
          <w:rtl w:val="0"/>
        </w:rPr>
        <w:t xml:space="preserve">mutual responsibility and accountability between teams, </w:t>
      </w:r>
      <w:sdt>
        <w:sdtPr>
          <w:id w:val="181977466"/>
          <w:tag w:val="goog_rdk_18"/>
        </w:sdtPr>
        <w:sdtContent>
          <w:del w:author="James Ellison" w:id="9" w:date="2026-03-12T14:19:03Z">
            <w:r w:rsidDel="00000000" w:rsidR="00000000" w:rsidRPr="00000000">
              <w:rPr>
                <w:rFonts w:ascii="Calibri" w:cs="Calibri" w:eastAsia="Calibri" w:hAnsi="Calibri"/>
                <w:rtl w:val="0"/>
              </w:rPr>
              <w:delText xml:space="preserve">1) </w:delText>
            </w:r>
          </w:del>
        </w:sdtContent>
      </w:sdt>
      <w:r w:rsidDel="00000000" w:rsidR="00000000" w:rsidRPr="00000000">
        <w:rPr>
          <w:rFonts w:ascii="Calibri" w:cs="Calibri" w:eastAsia="Calibri" w:hAnsi="Calibri"/>
          <w:rtl w:val="0"/>
        </w:rPr>
        <w:t xml:space="preserve">interactions between teams are identified and mapped</w:t>
      </w:r>
      <w:sdt>
        <w:sdtPr>
          <w:id w:val="-1629735029"/>
          <w:tag w:val="goog_rdk_19"/>
        </w:sdtPr>
        <w:sdtContent>
          <w:ins w:author="James Ellison" w:id="10" w:date="2026-03-12T14:15:17Z">
            <w:r w:rsidDel="00000000" w:rsidR="00000000" w:rsidRPr="00000000">
              <w:rPr>
                <w:rFonts w:ascii="Calibri" w:cs="Calibri" w:eastAsia="Calibri" w:hAnsi="Calibri"/>
                <w:rtl w:val="0"/>
              </w:rPr>
              <w:t xml:space="preserve"> (fig. 1)</w:t>
            </w:r>
          </w:ins>
        </w:sdtContent>
      </w:sdt>
      <w:r w:rsidDel="00000000" w:rsidR="00000000" w:rsidRPr="00000000">
        <w:rPr>
          <w:rFonts w:ascii="Calibri" w:cs="Calibri" w:eastAsia="Calibri" w:hAnsi="Calibri"/>
          <w:rtl w:val="0"/>
        </w:rPr>
        <w:t xml:space="preserve">, </w:t>
      </w:r>
      <w:sdt>
        <w:sdtPr>
          <w:id w:val="426817305"/>
          <w:tag w:val="goog_rdk_20"/>
        </w:sdtPr>
        <w:sdtContent>
          <w:ins w:author="James Ellison" w:id="11" w:date="2026-03-12T14:16:06Z"/>
          <w:sdt>
            <w:sdtPr>
              <w:id w:val="-393360657"/>
              <w:tag w:val="goog_rdk_21"/>
            </w:sdtPr>
            <w:sdtContent>
              <w:commentRangeStart w:id="2"/>
            </w:sdtContent>
          </w:sdt>
          <w:ins w:author="James Ellison" w:id="11" w:date="2026-03-12T14:16:06Z">
            <w:sdt>
              <w:sdtPr>
                <w:id w:val="-156800812"/>
                <w:tag w:val="goog_rdk_22"/>
              </w:sdtPr>
              <w:sdtContent>
                <w:commentRangeStart w:id="3"/>
              </w:sdtContent>
            </w:sdt>
            <w:r w:rsidDel="00000000" w:rsidR="00000000" w:rsidRPr="00000000">
              <w:rPr>
                <w:rFonts w:ascii="Calibri" w:cs="Calibri" w:eastAsia="Calibri" w:hAnsi="Calibri"/>
                <w:rtl w:val="0"/>
              </w:rPr>
              <w:t xml:space="preserve">and a </w:t>
            </w:r>
          </w:ins>
        </w:sdtContent>
      </w:sdt>
      <w:sdt>
        <w:sdtPr>
          <w:id w:val="-672057954"/>
          <w:tag w:val="goog_rdk_23"/>
        </w:sdtPr>
        <w:sdtContent>
          <w:del w:author="James Ellison" w:id="11" w:date="2026-03-12T14:16:06Z">
            <w:r w:rsidDel="00000000" w:rsidR="00000000" w:rsidRPr="00000000">
              <w:rPr>
                <w:rFonts w:ascii="Calibri" w:cs="Calibri" w:eastAsia="Calibri" w:hAnsi="Calibri"/>
                <w:rtl w:val="0"/>
              </w:rPr>
              <w:delText xml:space="preserve">2) the services provided by each team are listed, and 3</w:delText>
            </w:r>
          </w:del>
        </w:sdtContent>
      </w:sdt>
      <w:sdt>
        <w:sdtPr>
          <w:id w:val="-1032498254"/>
          <w:tag w:val="goog_rdk_24"/>
        </w:sdtPr>
        <w:sdtContent>
          <w:ins w:author="James Ellison" w:id="11" w:date="2026-03-12T14:16:06Z">
            <w:r w:rsidDel="00000000" w:rsidR="00000000" w:rsidRPr="00000000">
              <w:rPr>
                <w:rFonts w:ascii="Calibri" w:cs="Calibri" w:eastAsia="Calibri" w:hAnsi="Calibri"/>
                <w:rtl w:val="0"/>
              </w:rPr>
              <w:t xml:space="preserve">2</w:t>
            </w:r>
          </w:ins>
        </w:sdtContent>
      </w:sdt>
      <w:r w:rsidDel="00000000" w:rsidR="00000000" w:rsidRPr="00000000">
        <w:rPr>
          <w:rFonts w:ascii="Calibri" w:cs="Calibri" w:eastAsia="Calibri" w:hAnsi="Calibri"/>
          <w:rtl w:val="0"/>
        </w:rPr>
        <w:t xml:space="preserve">) a service level agreement is developed</w:t>
      </w:r>
      <w:sdt>
        <w:sdtPr>
          <w:id w:val="1539449039"/>
          <w:tag w:val="goog_rdk_25"/>
        </w:sdtPr>
        <w:sdtContent>
          <w:ins w:author="James Ellison" w:id="12" w:date="2026-03-12T14:16:22Z">
            <w:r w:rsidDel="00000000" w:rsidR="00000000" w:rsidRPr="00000000">
              <w:rPr>
                <w:rFonts w:ascii="Calibri" w:cs="Calibri" w:eastAsia="Calibri" w:hAnsi="Calibri"/>
                <w:rtl w:val="0"/>
              </w:rPr>
              <w:t xml:space="preserve"> for each service provided by a team</w:t>
            </w:r>
          </w:ins>
        </w:sdtContent>
      </w:sdt>
      <w:r w:rsidDel="00000000" w:rsidR="00000000" w:rsidRPr="00000000">
        <w:rPr>
          <w:rFonts w:ascii="Calibri" w:cs="Calibri" w:eastAsia="Calibri" w:hAnsi="Calibri"/>
          <w:rtl w:val="0"/>
        </w:rPr>
        <w:t xml:space="preserve">, i</w:t>
      </w:r>
      <w:sdt>
        <w:sdtPr>
          <w:id w:val="-1221452272"/>
          <w:tag w:val="goog_rdk_26"/>
        </w:sdtPr>
        <w:sdtContent>
          <w:ins w:author="James Ellison" w:id="13" w:date="2026-03-12T14:16:59Z">
            <w:r w:rsidDel="00000000" w:rsidR="00000000" w:rsidRPr="00000000">
              <w:rPr>
                <w:rFonts w:ascii="Calibri" w:cs="Calibri" w:eastAsia="Calibri" w:hAnsi="Calibri"/>
                <w:rtl w:val="0"/>
              </w:rPr>
              <w:t xml:space="preserve">ncluding the scope of the service, the client’s responsibilities for obtaining </w:t>
            </w:r>
          </w:ins>
        </w:sdtContent>
      </w:sdt>
      <w:sdt>
        <w:sdtPr>
          <w:id w:val="1618177795"/>
          <w:tag w:val="goog_rdk_27"/>
        </w:sdtPr>
        <w:sdtContent>
          <w:del w:author="James Ellison" w:id="13" w:date="2026-03-12T14:16:59Z">
            <w:r w:rsidDel="00000000" w:rsidR="00000000" w:rsidRPr="00000000">
              <w:rPr>
                <w:rFonts w:ascii="Calibri" w:cs="Calibri" w:eastAsia="Calibri" w:hAnsi="Calibri"/>
                <w:rtl w:val="0"/>
              </w:rPr>
              <w:delText xml:space="preserve">ndicating the client’s requirements to get t</w:delText>
            </w:r>
          </w:del>
        </w:sdtContent>
      </w:sdt>
      <w:sdt>
        <w:sdtPr>
          <w:id w:val="1047624423"/>
          <w:tag w:val="goog_rdk_28"/>
        </w:sdtPr>
        <w:sdtContent>
          <w:ins w:author="James Ellison" w:id="13" w:date="2026-03-12T14:16:59Z">
            <w:r w:rsidDel="00000000" w:rsidR="00000000" w:rsidRPr="00000000">
              <w:rPr>
                <w:rFonts w:ascii="Calibri" w:cs="Calibri" w:eastAsia="Calibri" w:hAnsi="Calibri"/>
                <w:rtl w:val="0"/>
              </w:rPr>
              <w:t xml:space="preserve">t</w:t>
            </w:r>
          </w:ins>
        </w:sdtContent>
      </w:sdt>
      <w:r w:rsidDel="00000000" w:rsidR="00000000" w:rsidRPr="00000000">
        <w:rPr>
          <w:rFonts w:ascii="Calibri" w:cs="Calibri" w:eastAsia="Calibri" w:hAnsi="Calibri"/>
          <w:rtl w:val="0"/>
        </w:rPr>
        <w:t xml:space="preserve">he service, the highest level of service if the client has fulfilled </w:t>
      </w:r>
      <w:sdt>
        <w:sdtPr>
          <w:id w:val="959336276"/>
          <w:tag w:val="goog_rdk_29"/>
        </w:sdtPr>
        <w:sdtContent>
          <w:ins w:author="James Ellison" w:id="14" w:date="2026-03-12T14:18:11Z">
            <w:r w:rsidDel="00000000" w:rsidR="00000000" w:rsidRPr="00000000">
              <w:rPr>
                <w:rFonts w:ascii="Calibri" w:cs="Calibri" w:eastAsia="Calibri" w:hAnsi="Calibri"/>
                <w:rtl w:val="0"/>
              </w:rPr>
              <w:t xml:space="preserve">their </w:t>
            </w:r>
          </w:ins>
        </w:sdtContent>
      </w:sdt>
      <w:sdt>
        <w:sdtPr>
          <w:id w:val="-1914436253"/>
          <w:tag w:val="goog_rdk_30"/>
        </w:sdtPr>
        <w:sdtContent>
          <w:del w:author="James Ellison" w:id="14" w:date="2026-03-12T14:18:11Z">
            <w:r w:rsidDel="00000000" w:rsidR="00000000" w:rsidRPr="00000000">
              <w:rPr>
                <w:rFonts w:ascii="Calibri" w:cs="Calibri" w:eastAsia="Calibri" w:hAnsi="Calibri"/>
                <w:rtl w:val="0"/>
              </w:rPr>
              <w:delText xml:space="preserve">its </w:delText>
            </w:r>
          </w:del>
        </w:sdtContent>
      </w:sdt>
      <w:r w:rsidDel="00000000" w:rsidR="00000000" w:rsidRPr="00000000">
        <w:rPr>
          <w:rFonts w:ascii="Calibri" w:cs="Calibri" w:eastAsia="Calibri" w:hAnsi="Calibri"/>
          <w:rtl w:val="0"/>
        </w:rPr>
        <w:t xml:space="preserve">responsibilities and </w:t>
      </w:r>
      <w:sdt>
        <w:sdtPr>
          <w:id w:val="304390951"/>
          <w:tag w:val="goog_rdk_31"/>
        </w:sdtPr>
        <w:sdtContent>
          <w:ins w:author="James Ellison" w:id="15" w:date="2026-03-12T14:20:03Z">
            <w:r w:rsidDel="00000000" w:rsidR="00000000" w:rsidRPr="00000000">
              <w:rPr>
                <w:rFonts w:ascii="Calibri" w:cs="Calibri" w:eastAsia="Calibri" w:hAnsi="Calibri"/>
                <w:rtl w:val="0"/>
              </w:rPr>
              <w:t xml:space="preserve">what should be be expected by the client (requestor) if they fail to </w:t>
            </w:r>
          </w:ins>
        </w:sdtContent>
      </w:sdt>
      <w:sdt>
        <w:sdtPr>
          <w:id w:val="815487307"/>
          <w:tag w:val="goog_rdk_32"/>
        </w:sdtPr>
        <w:sdtContent>
          <w:del w:author="James Ellison" w:id="16" w:date="2026-03-12T14:13:48Z">
            <w:r w:rsidDel="00000000" w:rsidR="00000000" w:rsidRPr="00000000">
              <w:rPr>
                <w:rFonts w:ascii="Calibri" w:cs="Calibri" w:eastAsia="Calibri" w:hAnsi="Calibri"/>
                <w:rtl w:val="0"/>
              </w:rPr>
              <w:delText xml:space="preserve">minimum</w:delText>
            </w:r>
          </w:del>
        </w:sdtContent>
      </w:sdt>
      <w:sdt>
        <w:sdtPr>
          <w:id w:val="-806249985"/>
          <w:tag w:val="goog_rdk_33"/>
        </w:sdtPr>
        <w:sdtContent>
          <w:ins w:author="James Ellison" w:id="17" w:date="2026-03-12T14:13:37Z">
            <w:sdt>
              <w:sdtPr>
                <w:id w:val="826338412"/>
                <w:tag w:val="goog_rdk_34"/>
              </w:sdtPr>
              <w:sdtContent>
                <w:del w:author="James Ellison" w:id="16" w:date="2026-03-12T14:13:48Z">
                  <w:r w:rsidDel="00000000" w:rsidR="00000000" w:rsidRPr="00000000">
                    <w:rPr>
                      <w:rFonts w:ascii="Calibri" w:cs="Calibri" w:eastAsia="Calibri" w:hAnsi="Calibri"/>
                      <w:rtl w:val="0"/>
                    </w:rPr>
                    <w:delText xml:space="preserve"> level of s</w:delText>
                  </w:r>
                </w:del>
              </w:sdtContent>
            </w:sdt>
          </w:ins>
        </w:sdtContent>
      </w:sdt>
      <w:sdt>
        <w:sdtPr>
          <w:id w:val="-2045925335"/>
          <w:tag w:val="goog_rdk_35"/>
        </w:sdtPr>
        <w:sdtContent>
          <w:del w:author="James Ellison" w:id="16" w:date="2026-03-12T14:13:48Z">
            <w:r w:rsidDel="00000000" w:rsidR="00000000" w:rsidRPr="00000000">
              <w:rPr>
                <w:rFonts w:ascii="Calibri" w:cs="Calibri" w:eastAsia="Calibri" w:hAnsi="Calibri"/>
                <w:rtl w:val="0"/>
              </w:rPr>
              <w:delText xml:space="preserve"> s</w:delText>
            </w:r>
            <w:r w:rsidDel="00000000" w:rsidR="00000000" w:rsidRPr="00000000">
              <w:rPr>
                <w:rFonts w:ascii="Calibri" w:cs="Calibri" w:eastAsia="Calibri" w:hAnsi="Calibri"/>
                <w:rtl w:val="0"/>
              </w:rPr>
              <w:delText xml:space="preserve">ervice if the client fail</w:delText>
            </w:r>
          </w:del>
        </w:sdtContent>
      </w:sdt>
      <w:sdt>
        <w:sdtPr>
          <w:id w:val="-725390854"/>
          <w:tag w:val="goog_rdk_36"/>
        </w:sdtPr>
        <w:sdtContent>
          <w:ins w:author="James Ellison" w:id="16" w:date="2026-03-12T14:13:48Z">
            <w:sdt>
              <w:sdtPr>
                <w:id w:val="1728658050"/>
                <w:tag w:val="goog_rdk_37"/>
              </w:sdtPr>
              <w:sdtContent>
                <w:del w:author="James Ellison" w:id="16" w:date="2026-03-12T14:13:48Z">
                  <w:r w:rsidDel="00000000" w:rsidR="00000000" w:rsidRPr="00000000">
                    <w:rPr>
                      <w:rFonts w:ascii="Calibri" w:cs="Calibri" w:eastAsia="Calibri" w:hAnsi="Calibri"/>
                      <w:rtl w:val="0"/>
                    </w:rPr>
                    <w:delText xml:space="preserve">s</w:delText>
                  </w:r>
                </w:del>
              </w:sdtContent>
            </w:sdt>
          </w:ins>
        </w:sdtContent>
      </w:sdt>
      <w:sdt>
        <w:sdtPr>
          <w:id w:val="1660328056"/>
          <w:tag w:val="goog_rdk_38"/>
        </w:sdtPr>
        <w:sdtContent>
          <w:del w:author="James Ellison" w:id="16" w:date="2026-03-12T14:13:48Z">
            <w:r w:rsidDel="00000000" w:rsidR="00000000" w:rsidRPr="00000000">
              <w:rPr>
                <w:rFonts w:ascii="Calibri" w:cs="Calibri" w:eastAsia="Calibri" w:hAnsi="Calibri"/>
                <w:rtl w:val="0"/>
              </w:rPr>
              <w:delText xml:space="preserve">ed to </w:delText>
            </w:r>
          </w:del>
        </w:sdtContent>
      </w:sdt>
      <w:r w:rsidDel="00000000" w:rsidR="00000000" w:rsidRPr="00000000">
        <w:rPr>
          <w:rFonts w:ascii="Calibri" w:cs="Calibri" w:eastAsia="Calibri" w:hAnsi="Calibri"/>
          <w:rtl w:val="0"/>
        </w:rPr>
        <w:t xml:space="preserve">fulfill </w:t>
      </w:r>
      <w:sdt>
        <w:sdtPr>
          <w:id w:val="-23867958"/>
          <w:tag w:val="goog_rdk_39"/>
        </w:sdtPr>
        <w:sdtContent>
          <w:ins w:author="James Ellison" w:id="18" w:date="2026-03-12T14:13:52Z">
            <w:r w:rsidDel="00000000" w:rsidR="00000000" w:rsidRPr="00000000">
              <w:rPr>
                <w:rFonts w:ascii="Calibri" w:cs="Calibri" w:eastAsia="Calibri" w:hAnsi="Calibri"/>
                <w:rtl w:val="0"/>
              </w:rPr>
              <w:t xml:space="preserve">their</w:t>
            </w:r>
          </w:ins>
        </w:sdtContent>
      </w:sdt>
      <w:sdt>
        <w:sdtPr>
          <w:id w:val="131992291"/>
          <w:tag w:val="goog_rdk_40"/>
        </w:sdtPr>
        <w:sdtContent>
          <w:del w:author="James Ellison" w:id="18" w:date="2026-03-12T14:13:52Z">
            <w:r w:rsidDel="00000000" w:rsidR="00000000" w:rsidRPr="00000000">
              <w:rPr>
                <w:rFonts w:ascii="Calibri" w:cs="Calibri" w:eastAsia="Calibri" w:hAnsi="Calibri"/>
                <w:rtl w:val="0"/>
              </w:rPr>
              <w:delText xml:space="preserve">his</w:delText>
            </w:r>
          </w:del>
        </w:sdtContent>
      </w:sdt>
      <w:r w:rsidDel="00000000" w:rsidR="00000000" w:rsidRPr="00000000">
        <w:rPr>
          <w:rFonts w:ascii="Calibri" w:cs="Calibri" w:eastAsia="Calibri" w:hAnsi="Calibri"/>
          <w:rtl w:val="0"/>
        </w:rPr>
        <w:t xml:space="preserve"> responsibilities.</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0">
      <w:pPr>
        <w:tabs>
          <w:tab w:val="left" w:leader="none" w:pos="1740"/>
        </w:tabs>
        <w:spacing w:before="240" w:lineRule="auto"/>
        <w:jc w:val="both"/>
        <w:rPr>
          <w:rFonts w:ascii="Calibri" w:cs="Calibri" w:eastAsia="Calibri" w:hAnsi="Calibri"/>
          <w:color w:val="1b1c1d"/>
        </w:rPr>
      </w:pPr>
      <w:bookmarkStart w:colFirst="0" w:colLast="0" w:name="_heading=h.e65ycxx3ix8p" w:id="4"/>
      <w:bookmarkEnd w:id="4"/>
      <w:r w:rsidDel="00000000" w:rsidR="00000000" w:rsidRPr="00000000">
        <w:br w:type="page"/>
      </w:r>
      <w:r w:rsidDel="00000000" w:rsidR="00000000" w:rsidRPr="00000000">
        <w:rPr>
          <w:rtl w:val="0"/>
        </w:rPr>
      </w:r>
    </w:p>
    <w:p w:rsidR="00000000" w:rsidDel="00000000" w:rsidP="00000000" w:rsidRDefault="00000000" w:rsidRPr="00000000" w14:paraId="00000051">
      <w:pPr>
        <w:tabs>
          <w:tab w:val="left" w:leader="none" w:pos="1740"/>
        </w:tabs>
        <w:spacing w:before="240" w:lineRule="auto"/>
        <w:jc w:val="both"/>
        <w:rPr>
          <w:rFonts w:ascii="Calibri" w:cs="Calibri" w:eastAsia="Calibri" w:hAnsi="Calibri"/>
        </w:rPr>
      </w:pPr>
      <w:bookmarkStart w:colFirst="0" w:colLast="0" w:name="_heading=h.wbwdd4oouuqv" w:id="5"/>
      <w:bookmarkEnd w:id="5"/>
      <w:r w:rsidDel="00000000" w:rsidR="00000000" w:rsidRPr="00000000">
        <w:rPr>
          <w:rFonts w:ascii="Calibri" w:cs="Calibri" w:eastAsia="Calibri" w:hAnsi="Calibri"/>
          <w:color w:val="1b1c1d"/>
          <w:rtl w:val="0"/>
        </w:rPr>
        <w:t xml:space="preserve">The figure below maps the interactions between sub-teams, and the arrow’s direction indicates the served party.</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240" w:before="240" w:line="275"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836614</wp:posOffset>
                </wp:positionH>
                <wp:positionV relativeFrom="paragraph">
                  <wp:posOffset>188913</wp:posOffset>
                </wp:positionV>
                <wp:extent cx="5305425" cy="541998"/>
                <wp:effectExtent b="0" l="0" r="0" t="0"/>
                <wp:wrapNone/>
                <wp:docPr id="103" name=""/>
                <a:graphic>
                  <a:graphicData uri="http://schemas.microsoft.com/office/word/2010/wordprocessingShape">
                    <wps:wsp>
                      <wps:cNvSpPr/>
                      <wps:cNvPr id="2" name="Shape 2"/>
                      <wps:spPr>
                        <a:xfrm>
                          <a:off x="2712338" y="3532350"/>
                          <a:ext cx="5267325" cy="495300"/>
                        </a:xfrm>
                        <a:prstGeom prst="roundRect">
                          <a:avLst>
                            <a:gd fmla="val 16667" name="adj"/>
                          </a:avLst>
                        </a:prstGeom>
                        <a:solidFill>
                          <a:schemeClr val="dk2"/>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2"/>
                                <w:vertAlign w:val="baseline"/>
                              </w:rPr>
                              <w:t xml:space="preserve">Trial Owners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836614</wp:posOffset>
                </wp:positionH>
                <wp:positionV relativeFrom="paragraph">
                  <wp:posOffset>188913</wp:posOffset>
                </wp:positionV>
                <wp:extent cx="5305425" cy="541998"/>
                <wp:effectExtent b="0" l="0" r="0" t="0"/>
                <wp:wrapNone/>
                <wp:docPr id="103"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305425" cy="54199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5865814</wp:posOffset>
                </wp:positionH>
                <wp:positionV relativeFrom="paragraph">
                  <wp:posOffset>684214</wp:posOffset>
                </wp:positionV>
                <wp:extent cx="238125" cy="3171825"/>
                <wp:effectExtent b="0" l="0" r="0" t="0"/>
                <wp:wrapNone/>
                <wp:docPr id="119" name=""/>
                <a:graphic>
                  <a:graphicData uri="http://schemas.microsoft.com/office/word/2010/wordprocessingShape">
                    <wps:wsp>
                      <wps:cNvSpPr/>
                      <wps:cNvPr id="18" name="Shape 18"/>
                      <wps:spPr>
                        <a:xfrm>
                          <a:off x="5245988" y="2213138"/>
                          <a:ext cx="200025" cy="3133725"/>
                        </a:xfrm>
                        <a:prstGeom prst="upArrow">
                          <a:avLst>
                            <a:gd fmla="val 50000" name="adj1"/>
                            <a:gd fmla="val 50000" name="adj2"/>
                          </a:avLst>
                        </a:prstGeom>
                        <a:solidFill>
                          <a:srgbClr val="00B05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5865814</wp:posOffset>
                </wp:positionH>
                <wp:positionV relativeFrom="paragraph">
                  <wp:posOffset>684214</wp:posOffset>
                </wp:positionV>
                <wp:extent cx="238125" cy="3171825"/>
                <wp:effectExtent b="0" l="0" r="0" t="0"/>
                <wp:wrapNone/>
                <wp:docPr id="119"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238125" cy="3171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4379913</wp:posOffset>
                </wp:positionH>
                <wp:positionV relativeFrom="paragraph">
                  <wp:posOffset>3833813</wp:posOffset>
                </wp:positionV>
                <wp:extent cx="1819275" cy="994985"/>
                <wp:effectExtent b="0" l="0" r="0" t="0"/>
                <wp:wrapNone/>
                <wp:docPr id="104" name=""/>
                <a:graphic>
                  <a:graphicData uri="http://schemas.microsoft.com/office/word/2010/wordprocessingShape">
                    <wps:wsp>
                      <wps:cNvSpPr/>
                      <wps:cNvPr id="3" name="Shape 3"/>
                      <wps:spPr>
                        <a:xfrm>
                          <a:off x="4455413" y="3303750"/>
                          <a:ext cx="1781175" cy="952500"/>
                        </a:xfrm>
                        <a:prstGeom prst="roundRect">
                          <a:avLst>
                            <a:gd fmla="val 16667" name="adj"/>
                          </a:avLst>
                        </a:prstGeom>
                        <a:solidFill>
                          <a:srgbClr val="004E4C"/>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2"/>
                                <w:vertAlign w:val="baseline"/>
                              </w:rPr>
                              <w:t xml:space="preserve">Field Trials Team</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4379913</wp:posOffset>
                </wp:positionH>
                <wp:positionV relativeFrom="paragraph">
                  <wp:posOffset>3833813</wp:posOffset>
                </wp:positionV>
                <wp:extent cx="1819275" cy="994985"/>
                <wp:effectExtent b="0" l="0" r="0" t="0"/>
                <wp:wrapNone/>
                <wp:docPr id="104"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1819275" cy="9949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4748214</wp:posOffset>
                </wp:positionH>
                <wp:positionV relativeFrom="paragraph">
                  <wp:posOffset>1789113</wp:posOffset>
                </wp:positionV>
                <wp:extent cx="1085850" cy="990600"/>
                <wp:effectExtent b="0" l="0" r="0" t="0"/>
                <wp:wrapNone/>
                <wp:docPr id="115" name=""/>
                <a:graphic>
                  <a:graphicData uri="http://schemas.microsoft.com/office/word/2010/wordprocessingShape">
                    <wps:wsp>
                      <wps:cNvSpPr/>
                      <wps:cNvPr id="14" name="Shape 14"/>
                      <wps:spPr>
                        <a:xfrm>
                          <a:off x="4822125" y="3303750"/>
                          <a:ext cx="1047750" cy="952500"/>
                        </a:xfrm>
                        <a:prstGeom prst="roundRect">
                          <a:avLst>
                            <a:gd fmla="val 16667" name="adj"/>
                          </a:avLst>
                        </a:prstGeom>
                        <a:solidFill>
                          <a:srgbClr val="E2AC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Data Team</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4748214</wp:posOffset>
                </wp:positionH>
                <wp:positionV relativeFrom="paragraph">
                  <wp:posOffset>1789113</wp:posOffset>
                </wp:positionV>
                <wp:extent cx="1085850" cy="990600"/>
                <wp:effectExtent b="0" l="0" r="0" t="0"/>
                <wp:wrapNone/>
                <wp:docPr id="115"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1085850" cy="990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5180014</wp:posOffset>
                </wp:positionH>
                <wp:positionV relativeFrom="paragraph">
                  <wp:posOffset>2779714</wp:posOffset>
                </wp:positionV>
                <wp:extent cx="228600" cy="1066800"/>
                <wp:effectExtent b="0" l="0" r="0" t="0"/>
                <wp:wrapNone/>
                <wp:docPr id="106" name=""/>
                <a:graphic>
                  <a:graphicData uri="http://schemas.microsoft.com/office/word/2010/wordprocessingShape">
                    <wps:wsp>
                      <wps:cNvSpPr/>
                      <wps:cNvPr id="5" name="Shape 5"/>
                      <wps:spPr>
                        <a:xfrm>
                          <a:off x="5250750" y="3265650"/>
                          <a:ext cx="190500" cy="1028700"/>
                        </a:xfrm>
                        <a:prstGeom prst="downArrow">
                          <a:avLst>
                            <a:gd fmla="val 50000" name="adj1"/>
                            <a:gd fmla="val 50000" name="adj2"/>
                          </a:avLst>
                        </a:prstGeom>
                        <a:solidFill>
                          <a:srgbClr val="0070C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5180014</wp:posOffset>
                </wp:positionH>
                <wp:positionV relativeFrom="paragraph">
                  <wp:posOffset>2779714</wp:posOffset>
                </wp:positionV>
                <wp:extent cx="228600" cy="1066800"/>
                <wp:effectExtent b="0" l="0" r="0" t="0"/>
                <wp:wrapNone/>
                <wp:docPr id="106"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228600" cy="1066800"/>
                        </a:xfrm>
                        <a:prstGeom prst="rect"/>
                        <a:ln/>
                      </pic:spPr>
                    </pic:pic>
                  </a:graphicData>
                </a:graphic>
              </wp:anchor>
            </w:drawing>
          </mc:Fallback>
        </mc:AlternateConten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240" w:before="240" w:line="275"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1123950</wp:posOffset>
                </wp:positionH>
                <wp:positionV relativeFrom="paragraph">
                  <wp:posOffset>266700</wp:posOffset>
                </wp:positionV>
                <wp:extent cx="285750" cy="3162300"/>
                <wp:effectExtent b="0" l="0" r="0" t="0"/>
                <wp:wrapNone/>
                <wp:docPr id="111" name=""/>
                <a:graphic>
                  <a:graphicData uri="http://schemas.microsoft.com/office/word/2010/wordprocessingShape">
                    <wps:wsp>
                      <wps:cNvSpPr/>
                      <wps:cNvPr id="10" name="Shape 10"/>
                      <wps:spPr>
                        <a:xfrm>
                          <a:off x="5207888" y="2203613"/>
                          <a:ext cx="276225" cy="3152775"/>
                        </a:xfrm>
                        <a:prstGeom prst="downArrow">
                          <a:avLst>
                            <a:gd fmla="val 50000" name="adj1"/>
                            <a:gd fmla="val 50000" name="adj2"/>
                          </a:avLst>
                        </a:prstGeom>
                        <a:solidFill>
                          <a:srgbClr val="00666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1123950</wp:posOffset>
                </wp:positionH>
                <wp:positionV relativeFrom="paragraph">
                  <wp:posOffset>266700</wp:posOffset>
                </wp:positionV>
                <wp:extent cx="285750" cy="3162300"/>
                <wp:effectExtent b="0" l="0" r="0" t="0"/>
                <wp:wrapNone/>
                <wp:docPr id="111"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285750" cy="3162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2951163</wp:posOffset>
                </wp:positionH>
                <wp:positionV relativeFrom="paragraph">
                  <wp:posOffset>202248</wp:posOffset>
                </wp:positionV>
                <wp:extent cx="238125" cy="3171825"/>
                <wp:effectExtent b="0" l="0" r="0" t="0"/>
                <wp:wrapNone/>
                <wp:docPr id="118" name=""/>
                <a:graphic>
                  <a:graphicData uri="http://schemas.microsoft.com/office/word/2010/wordprocessingShape">
                    <wps:wsp>
                      <wps:cNvSpPr/>
                      <wps:cNvPr id="17" name="Shape 17"/>
                      <wps:spPr>
                        <a:xfrm>
                          <a:off x="5231700" y="2198850"/>
                          <a:ext cx="228600" cy="3162300"/>
                        </a:xfrm>
                        <a:prstGeom prst="upArrow">
                          <a:avLst>
                            <a:gd fmla="val 50000" name="adj1"/>
                            <a:gd fmla="val 50000" name="adj2"/>
                          </a:avLst>
                        </a:prstGeom>
                        <a:solidFill>
                          <a:srgbClr val="00B05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2951163</wp:posOffset>
                </wp:positionH>
                <wp:positionV relativeFrom="paragraph">
                  <wp:posOffset>202248</wp:posOffset>
                </wp:positionV>
                <wp:extent cx="238125" cy="3171825"/>
                <wp:effectExtent b="0" l="0" r="0" t="0"/>
                <wp:wrapNone/>
                <wp:docPr id="118"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238125" cy="3171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1979613</wp:posOffset>
                </wp:positionH>
                <wp:positionV relativeFrom="paragraph">
                  <wp:posOffset>195898</wp:posOffset>
                </wp:positionV>
                <wp:extent cx="209550" cy="1133475"/>
                <wp:effectExtent b="0" l="0" r="0" t="0"/>
                <wp:wrapNone/>
                <wp:docPr id="108" name=""/>
                <a:graphic>
                  <a:graphicData uri="http://schemas.microsoft.com/office/word/2010/wordprocessingShape">
                    <wps:wsp>
                      <wps:cNvSpPr/>
                      <wps:cNvPr id="7" name="Shape 7"/>
                      <wps:spPr>
                        <a:xfrm>
                          <a:off x="5245988" y="3218025"/>
                          <a:ext cx="200025" cy="1123950"/>
                        </a:xfrm>
                        <a:prstGeom prst="upArrow">
                          <a:avLst>
                            <a:gd fmla="val 50000" name="adj1"/>
                            <a:gd fmla="val 50000" name="adj2"/>
                          </a:avLst>
                        </a:prstGeom>
                        <a:solidFill>
                          <a:srgbClr val="5F497A"/>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1979613</wp:posOffset>
                </wp:positionH>
                <wp:positionV relativeFrom="paragraph">
                  <wp:posOffset>195898</wp:posOffset>
                </wp:positionV>
                <wp:extent cx="209550" cy="1133475"/>
                <wp:effectExtent b="0" l="0" r="0" t="0"/>
                <wp:wrapNone/>
                <wp:docPr id="108"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209550" cy="11334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5167313</wp:posOffset>
                </wp:positionH>
                <wp:positionV relativeFrom="paragraph">
                  <wp:posOffset>233998</wp:posOffset>
                </wp:positionV>
                <wp:extent cx="228600" cy="1066800"/>
                <wp:effectExtent b="0" l="0" r="0" t="0"/>
                <wp:wrapNone/>
                <wp:docPr id="117" name=""/>
                <a:graphic>
                  <a:graphicData uri="http://schemas.microsoft.com/office/word/2010/wordprocessingShape">
                    <wps:wsp>
                      <wps:cNvSpPr/>
                      <wps:cNvPr id="16" name="Shape 16"/>
                      <wps:spPr>
                        <a:xfrm>
                          <a:off x="5236463" y="3251363"/>
                          <a:ext cx="219075" cy="1057275"/>
                        </a:xfrm>
                        <a:prstGeom prst="upArrow">
                          <a:avLst>
                            <a:gd fmla="val 50000" name="adj1"/>
                            <a:gd fmla="val 50000" name="adj2"/>
                          </a:avLst>
                        </a:prstGeom>
                        <a:solidFill>
                          <a:srgbClr val="0070C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5167313</wp:posOffset>
                </wp:positionH>
                <wp:positionV relativeFrom="paragraph">
                  <wp:posOffset>233998</wp:posOffset>
                </wp:positionV>
                <wp:extent cx="228600" cy="1066800"/>
                <wp:effectExtent b="0" l="0" r="0" t="0"/>
                <wp:wrapNone/>
                <wp:docPr id="117"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228600" cy="1066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3814763</wp:posOffset>
                </wp:positionH>
                <wp:positionV relativeFrom="paragraph">
                  <wp:posOffset>253048</wp:posOffset>
                </wp:positionV>
                <wp:extent cx="228600" cy="1066800"/>
                <wp:effectExtent b="0" l="0" r="0" t="0"/>
                <wp:wrapNone/>
                <wp:docPr id="112" name=""/>
                <a:graphic>
                  <a:graphicData uri="http://schemas.microsoft.com/office/word/2010/wordprocessingShape">
                    <wps:wsp>
                      <wps:cNvSpPr/>
                      <wps:cNvPr id="11" name="Shape 11"/>
                      <wps:spPr>
                        <a:xfrm>
                          <a:off x="5236463" y="3251363"/>
                          <a:ext cx="219075" cy="1057275"/>
                        </a:xfrm>
                        <a:prstGeom prst="upArrow">
                          <a:avLst>
                            <a:gd fmla="val 50000" name="adj1"/>
                            <a:gd fmla="val 50000" name="adj2"/>
                          </a:avLst>
                        </a:prstGeom>
                        <a:solidFill>
                          <a:srgbClr val="49442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3814763</wp:posOffset>
                </wp:positionH>
                <wp:positionV relativeFrom="paragraph">
                  <wp:posOffset>253048</wp:posOffset>
                </wp:positionV>
                <wp:extent cx="228600" cy="1066800"/>
                <wp:effectExtent b="0" l="0" r="0" t="0"/>
                <wp:wrapNone/>
                <wp:docPr id="112"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228600" cy="1066800"/>
                        </a:xfrm>
                        <a:prstGeom prst="rect"/>
                        <a:ln/>
                      </pic:spPr>
                    </pic:pic>
                  </a:graphicData>
                </a:graphic>
              </wp:anchor>
            </w:drawing>
          </mc:Fallback>
        </mc:AlternateConten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3366453</wp:posOffset>
                </wp:positionH>
                <wp:positionV relativeFrom="paragraph">
                  <wp:posOffset>-3491</wp:posOffset>
                </wp:positionV>
                <wp:extent cx="1047750" cy="1000125"/>
                <wp:effectExtent b="0" l="0" r="0" t="0"/>
                <wp:wrapNone/>
                <wp:docPr id="114" name=""/>
                <a:graphic>
                  <a:graphicData uri="http://schemas.microsoft.com/office/word/2010/wordprocessingShape">
                    <wps:wsp>
                      <wps:cNvSpPr/>
                      <wps:cNvPr id="13" name="Shape 13"/>
                      <wps:spPr>
                        <a:xfrm>
                          <a:off x="4826888" y="3284700"/>
                          <a:ext cx="1038225" cy="990600"/>
                        </a:xfrm>
                        <a:prstGeom prst="roundRect">
                          <a:avLst>
                            <a:gd fmla="val 16667" name="adj"/>
                          </a:avLst>
                        </a:prstGeom>
                        <a:solidFill>
                          <a:srgbClr val="E2AC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Inventory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3366453</wp:posOffset>
                </wp:positionH>
                <wp:positionV relativeFrom="paragraph">
                  <wp:posOffset>-3491</wp:posOffset>
                </wp:positionV>
                <wp:extent cx="1047750" cy="1000125"/>
                <wp:effectExtent b="0" l="0" r="0" t="0"/>
                <wp:wrapNone/>
                <wp:docPr id="114"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1047750" cy="1000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1585913</wp:posOffset>
                </wp:positionH>
                <wp:positionV relativeFrom="paragraph">
                  <wp:posOffset>9842</wp:posOffset>
                </wp:positionV>
                <wp:extent cx="1047750" cy="1000125"/>
                <wp:effectExtent b="0" l="0" r="0" t="0"/>
                <wp:wrapNone/>
                <wp:docPr id="110" name=""/>
                <a:graphic>
                  <a:graphicData uri="http://schemas.microsoft.com/office/word/2010/wordprocessingShape">
                    <wps:wsp>
                      <wps:cNvSpPr/>
                      <wps:cNvPr id="9" name="Shape 9"/>
                      <wps:spPr>
                        <a:xfrm>
                          <a:off x="4826888" y="3284700"/>
                          <a:ext cx="1038225" cy="990600"/>
                        </a:xfrm>
                        <a:prstGeom prst="roundRect">
                          <a:avLst>
                            <a:gd fmla="val 16667" name="adj"/>
                          </a:avLst>
                        </a:prstGeom>
                        <a:solidFill>
                          <a:srgbClr val="E2AC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Laboratory</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1585913</wp:posOffset>
                </wp:positionH>
                <wp:positionV relativeFrom="paragraph">
                  <wp:posOffset>9842</wp:posOffset>
                </wp:positionV>
                <wp:extent cx="1047750" cy="1000125"/>
                <wp:effectExtent b="0" l="0" r="0" t="0"/>
                <wp:wrapNone/>
                <wp:docPr id="110"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1047750" cy="1000125"/>
                        </a:xfrm>
                        <a:prstGeom prst="rect"/>
                        <a:ln/>
                      </pic:spPr>
                    </pic:pic>
                  </a:graphicData>
                </a:graphic>
              </wp:anchor>
            </w:drawing>
          </mc:Fallback>
        </mc:AlternateConten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2605088</wp:posOffset>
                </wp:positionH>
                <wp:positionV relativeFrom="paragraph">
                  <wp:posOffset>88583</wp:posOffset>
                </wp:positionV>
                <wp:extent cx="752475" cy="190500"/>
                <wp:effectExtent b="0" l="0" r="0" t="0"/>
                <wp:wrapNone/>
                <wp:docPr id="105" name=""/>
                <a:graphic>
                  <a:graphicData uri="http://schemas.microsoft.com/office/word/2010/wordprocessingShape">
                    <wps:wsp>
                      <wps:cNvSpPr/>
                      <wps:cNvPr id="4" name="Shape 4"/>
                      <wps:spPr>
                        <a:xfrm>
                          <a:off x="4960238" y="3689513"/>
                          <a:ext cx="771525" cy="180975"/>
                        </a:xfrm>
                        <a:prstGeom prst="leftArrow">
                          <a:avLst>
                            <a:gd fmla="val 50000" name="adj1"/>
                            <a:gd fmla="val 50000" name="adj2"/>
                          </a:avLst>
                        </a:prstGeom>
                        <a:solidFill>
                          <a:srgbClr val="49442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2605088</wp:posOffset>
                </wp:positionH>
                <wp:positionV relativeFrom="paragraph">
                  <wp:posOffset>88583</wp:posOffset>
                </wp:positionV>
                <wp:extent cx="752475" cy="190500"/>
                <wp:effectExtent b="0" l="0" r="0" t="0"/>
                <wp:wrapNone/>
                <wp:docPr id="105"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752475" cy="190500"/>
                        </a:xfrm>
                        <a:prstGeom prst="rect"/>
                        <a:ln/>
                      </pic:spPr>
                    </pic:pic>
                  </a:graphicData>
                </a:graphic>
              </wp:anchor>
            </w:drawing>
          </mc:Fallback>
        </mc:AlternateConten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3829050</wp:posOffset>
                </wp:positionH>
                <wp:positionV relativeFrom="paragraph">
                  <wp:posOffset>9525</wp:posOffset>
                </wp:positionV>
                <wp:extent cx="228600" cy="1066800"/>
                <wp:effectExtent b="0" l="0" r="0" t="0"/>
                <wp:wrapNone/>
                <wp:docPr id="107" name=""/>
                <a:graphic>
                  <a:graphicData uri="http://schemas.microsoft.com/office/word/2010/wordprocessingShape">
                    <wps:wsp>
                      <wps:cNvSpPr/>
                      <wps:cNvPr id="6" name="Shape 6"/>
                      <wps:spPr>
                        <a:xfrm>
                          <a:off x="5236463" y="3251363"/>
                          <a:ext cx="219075" cy="1057275"/>
                        </a:xfrm>
                        <a:prstGeom prst="downArrow">
                          <a:avLst>
                            <a:gd fmla="val 50000" name="adj1"/>
                            <a:gd fmla="val 50000" name="adj2"/>
                          </a:avLst>
                        </a:prstGeom>
                        <a:solidFill>
                          <a:srgbClr val="49442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3829050</wp:posOffset>
                </wp:positionH>
                <wp:positionV relativeFrom="paragraph">
                  <wp:posOffset>9525</wp:posOffset>
                </wp:positionV>
                <wp:extent cx="228600" cy="1066800"/>
                <wp:effectExtent b="0" l="0" r="0" t="0"/>
                <wp:wrapNone/>
                <wp:docPr id="107"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228600" cy="1066800"/>
                        </a:xfrm>
                        <a:prstGeom prst="rect"/>
                        <a:ln/>
                      </pic:spPr>
                    </pic:pic>
                  </a:graphicData>
                </a:graphic>
              </wp:anchor>
            </w:drawing>
          </mc:Fallback>
        </mc:AlternateContent>
      </w:r>
    </w:p>
    <w:p w:rsidR="00000000" w:rsidDel="00000000" w:rsidP="00000000" w:rsidRDefault="00000000" w:rsidRPr="00000000" w14:paraId="0000006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3986213</wp:posOffset>
                </wp:positionH>
                <wp:positionV relativeFrom="paragraph">
                  <wp:posOffset>9208</wp:posOffset>
                </wp:positionV>
                <wp:extent cx="914401" cy="914400"/>
                <wp:effectExtent b="0" l="0" r="0" t="0"/>
                <wp:wrapNone/>
                <wp:docPr id="113" name=""/>
                <a:graphic>
                  <a:graphicData uri="http://schemas.microsoft.com/office/word/2010/wordprocessingShape">
                    <wps:wsp>
                      <wps:cNvSpPr/>
                      <wps:cNvPr id="12" name="Shape 12"/>
                      <wps:spPr>
                        <a:xfrm flipH="1" rot="10800000">
                          <a:off x="4893562" y="3327563"/>
                          <a:ext cx="904876" cy="904875"/>
                        </a:xfrm>
                        <a:prstGeom prst="bentUpArrow">
                          <a:avLst>
                            <a:gd fmla="val 10455" name="adj1"/>
                            <a:gd fmla="val 11907" name="adj2"/>
                            <a:gd fmla="val 8824" name="adj3"/>
                          </a:avLst>
                        </a:prstGeom>
                        <a:solidFill>
                          <a:srgbClr val="49442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3986213</wp:posOffset>
                </wp:positionH>
                <wp:positionV relativeFrom="paragraph">
                  <wp:posOffset>9208</wp:posOffset>
                </wp:positionV>
                <wp:extent cx="914401" cy="914400"/>
                <wp:effectExtent b="0" l="0" r="0" t="0"/>
                <wp:wrapNone/>
                <wp:docPr id="113"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914401" cy="914400"/>
                        </a:xfrm>
                        <a:prstGeom prst="rect"/>
                        <a:ln/>
                      </pic:spPr>
                    </pic:pic>
                  </a:graphicData>
                </a:graphic>
              </wp:anchor>
            </w:drawing>
          </mc:Fallback>
        </mc:AlternateConten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2660333</wp:posOffset>
                </wp:positionH>
                <wp:positionV relativeFrom="paragraph">
                  <wp:posOffset>120333</wp:posOffset>
                </wp:positionV>
                <wp:extent cx="1628775" cy="994376"/>
                <wp:effectExtent b="0" l="0" r="0" t="0"/>
                <wp:wrapNone/>
                <wp:docPr id="116" name=""/>
                <a:graphic>
                  <a:graphicData uri="http://schemas.microsoft.com/office/word/2010/wordprocessingShape">
                    <wps:wsp>
                      <wps:cNvSpPr/>
                      <wps:cNvPr id="15" name="Shape 15"/>
                      <wps:spPr>
                        <a:xfrm>
                          <a:off x="4536375" y="3287575"/>
                          <a:ext cx="1619250" cy="984851"/>
                        </a:xfrm>
                        <a:prstGeom prst="roundRect">
                          <a:avLst>
                            <a:gd fmla="val 16667" name="adj"/>
                          </a:avLst>
                        </a:prstGeom>
                        <a:solidFill>
                          <a:srgbClr val="004E4C"/>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2"/>
                                <w:vertAlign w:val="baseline"/>
                              </w:rPr>
                              <w:t xml:space="preserve">Station Team</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2660333</wp:posOffset>
                </wp:positionH>
                <wp:positionV relativeFrom="paragraph">
                  <wp:posOffset>120333</wp:posOffset>
                </wp:positionV>
                <wp:extent cx="1628775" cy="994376"/>
                <wp:effectExtent b="0" l="0" r="0" t="0"/>
                <wp:wrapNone/>
                <wp:docPr id="116"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1628775" cy="99437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795338</wp:posOffset>
                </wp:positionH>
                <wp:positionV relativeFrom="paragraph">
                  <wp:posOffset>158433</wp:posOffset>
                </wp:positionV>
                <wp:extent cx="1752600" cy="994787"/>
                <wp:effectExtent b="0" l="0" r="0" t="0"/>
                <wp:wrapNone/>
                <wp:docPr id="109" name=""/>
                <a:graphic>
                  <a:graphicData uri="http://schemas.microsoft.com/office/word/2010/wordprocessingShape">
                    <wps:wsp>
                      <wps:cNvSpPr/>
                      <wps:cNvPr id="8" name="Shape 8"/>
                      <wps:spPr>
                        <a:xfrm>
                          <a:off x="4474463" y="3287369"/>
                          <a:ext cx="1743075" cy="985262"/>
                        </a:xfrm>
                        <a:prstGeom prst="roundRect">
                          <a:avLst>
                            <a:gd fmla="val 16667" name="adj"/>
                          </a:avLst>
                        </a:prstGeom>
                        <a:solidFill>
                          <a:srgbClr val="004E4C"/>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2"/>
                                <w:vertAlign w:val="baseline"/>
                              </w:rPr>
                              <w:t xml:space="preserve">HTE |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22"/>
                                <w:vertAlign w:val="baseline"/>
                              </w:rPr>
                            </w:r>
                            <w:r w:rsidDel="00000000" w:rsidR="00000000" w:rsidRPr="00000000">
                              <w:rPr>
                                <w:rFonts w:ascii="Arial" w:cs="Arial" w:eastAsia="Arial" w:hAnsi="Arial"/>
                                <w:b w:val="1"/>
                                <w:i w:val="0"/>
                                <w:smallCaps w:val="0"/>
                                <w:strike w:val="0"/>
                                <w:color w:val="ffffff"/>
                                <w:sz w:val="22"/>
                                <w:vertAlign w:val="baseline"/>
                              </w:rPr>
                              <w:t xml:space="preserve">Scaling Channels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795338</wp:posOffset>
                </wp:positionH>
                <wp:positionV relativeFrom="paragraph">
                  <wp:posOffset>158433</wp:posOffset>
                </wp:positionV>
                <wp:extent cx="1752600" cy="994787"/>
                <wp:effectExtent b="0" l="0" r="0" t="0"/>
                <wp:wrapNone/>
                <wp:docPr id="109"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1752600" cy="994787"/>
                        </a:xfrm>
                        <a:prstGeom prst="rect"/>
                        <a:ln/>
                      </pic:spPr>
                    </pic:pic>
                  </a:graphicData>
                </a:graphic>
              </wp:anchor>
            </w:drawing>
          </mc:Fallback>
        </mc:AlternateConten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tabs>
          <w:tab w:val="left" w:leader="none" w:pos="1740"/>
        </w:tabs>
        <w:spacing w:before="240" w:lineRule="auto"/>
        <w:rPr>
          <w:rFonts w:ascii="Calibri" w:cs="Calibri" w:eastAsia="Calibri" w:hAnsi="Calibri"/>
          <w:b w:val="1"/>
          <w:bCs w:val="1"/>
          <w:i w:val="1"/>
          <w:iCs w:val="1"/>
        </w:rPr>
      </w:pPr>
      <w:r w:rsidDel="00000000" w:rsidR="00000000" w:rsidRPr="00000000">
        <w:rPr>
          <w:b w:val="1"/>
          <w:bCs w:val="1"/>
          <w:rtl w:val="0"/>
        </w:rPr>
        <w:tab/>
        <w:tab/>
        <w:tab/>
      </w:r>
      <w:r w:rsidDel="00000000" w:rsidR="00000000" w:rsidRPr="00000000">
        <w:rPr>
          <w:rFonts w:ascii="Calibri" w:cs="Calibri" w:eastAsia="Calibri" w:hAnsi="Calibri"/>
          <w:b w:val="1"/>
          <w:bCs w:val="1"/>
          <w:i w:val="1"/>
          <w:iCs w:val="1"/>
          <w:rtl w:val="0"/>
        </w:rPr>
        <w:t xml:space="preserve">Fig 1. Schematic presentation of INN teams' interactions </w:t>
      </w:r>
    </w:p>
    <w:p w:rsidR="00000000" w:rsidDel="00000000" w:rsidP="00000000" w:rsidRDefault="00000000" w:rsidRPr="00000000" w14:paraId="0000006E">
      <w:pPr>
        <w:tabs>
          <w:tab w:val="left" w:leader="none" w:pos="1740"/>
        </w:tabs>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tabs>
          <w:tab w:val="left" w:leader="none" w:pos="1740"/>
        </w:tabs>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left" w:leader="none" w:pos="1740"/>
        </w:tabs>
        <w:rPr>
          <w:rFonts w:ascii="Calibri" w:cs="Calibri" w:eastAsia="Calibri" w:hAnsi="Calibri"/>
        </w:rPr>
      </w:pPr>
      <w:r w:rsidDel="00000000" w:rsidR="00000000" w:rsidRPr="00000000">
        <w:rPr>
          <w:rFonts w:ascii="Calibri" w:cs="Calibri" w:eastAsia="Calibri" w:hAnsi="Calibri"/>
          <w:rtl w:val="0"/>
        </w:rPr>
        <w:t xml:space="preserve">The services provided by each team and the clients for each service are summarized in the table below:</w:t>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left" w:leader="none" w:pos="1740"/>
        </w:tabs>
        <w:rPr>
          <w:rFonts w:ascii="Calibri" w:cs="Calibri" w:eastAsia="Calibri" w:hAnsi="Calibri"/>
        </w:rPr>
      </w:pPr>
      <w:r w:rsidDel="00000000" w:rsidR="00000000" w:rsidRPr="00000000">
        <w:rPr>
          <w:rtl w:val="0"/>
        </w:rPr>
      </w:r>
    </w:p>
    <w:tbl>
      <w:tblPr>
        <w:tblStyle w:val="Table1"/>
        <w:tblW w:w="9780.0" w:type="dxa"/>
        <w:jc w:val="left"/>
        <w:tblInd w:w="210.0" w:type="dxa"/>
        <w:tblBorders>
          <w:top w:color="134f5c" w:space="0" w:sz="8" w:val="single"/>
          <w:left w:color="134f5c" w:space="0" w:sz="8" w:val="single"/>
          <w:bottom w:color="134f5c" w:space="0" w:sz="8" w:val="single"/>
          <w:right w:color="134f5c" w:space="0" w:sz="8" w:val="single"/>
          <w:insideH w:color="134f5c" w:space="0" w:sz="8" w:val="single"/>
          <w:insideV w:color="134f5c" w:space="0" w:sz="8" w:val="single"/>
        </w:tblBorders>
        <w:tblLayout w:type="fixed"/>
        <w:tblLook w:val="0600"/>
      </w:tblPr>
      <w:tblGrid>
        <w:gridCol w:w="1490"/>
        <w:gridCol w:w="3955"/>
        <w:gridCol w:w="4335"/>
        <w:tblGridChange w:id="0">
          <w:tblGrid>
            <w:gridCol w:w="1490"/>
            <w:gridCol w:w="3955"/>
            <w:gridCol w:w="4335"/>
          </w:tblGrid>
        </w:tblGridChange>
      </w:tblGrid>
      <w:tr>
        <w:trPr>
          <w:cantSplit w:val="0"/>
          <w:tblHeader w:val="0"/>
        </w:trPr>
        <w:tc>
          <w:tcPr>
            <w:shd w:fill="134f5c" w:val="clear"/>
            <w:tcMar>
              <w:top w:w="0.0" w:type="dxa"/>
              <w:left w:w="0.0" w:type="dxa"/>
              <w:bottom w:w="0.0" w:type="dxa"/>
              <w:right w:w="0.0" w:type="dxa"/>
            </w:tcMar>
            <w:vAlign w:val="center"/>
          </w:tcPr>
          <w:p w:rsidR="00000000" w:rsidDel="00000000" w:rsidP="00000000" w:rsidRDefault="00000000" w:rsidRPr="00000000" w14:paraId="00000072">
            <w:pPr>
              <w:pBdr>
                <w:top w:space="0" w:sz="0" w:val="nil"/>
                <w:left w:space="0" w:sz="0" w:val="nil"/>
                <w:bottom w:space="0" w:sz="0" w:val="nil"/>
                <w:right w:space="0" w:sz="0" w:val="nil"/>
                <w:between w:space="0" w:sz="0" w:val="nil"/>
              </w:pBdr>
              <w:jc w:val="center"/>
              <w:rPr>
                <w:rFonts w:ascii="Calibri" w:cs="Calibri" w:eastAsia="Calibri" w:hAnsi="Calibri"/>
                <w:b w:val="1"/>
                <w:bCs w:val="1"/>
                <w:color w:val="ffffff"/>
                <w:sz w:val="20"/>
                <w:szCs w:val="20"/>
              </w:rPr>
            </w:pPr>
            <w:sdt>
              <w:sdtPr>
                <w:id w:val="-846509385"/>
                <w:tag w:val="goog_rdk_41"/>
              </w:sdtPr>
              <w:sdtContent>
                <w:commentRangeStart w:id="4"/>
              </w:sdtContent>
            </w:sdt>
            <w:r w:rsidDel="00000000" w:rsidR="00000000" w:rsidRPr="00000000">
              <w:rPr>
                <w:rFonts w:ascii="Calibri" w:cs="Calibri" w:eastAsia="Calibri" w:hAnsi="Calibri"/>
                <w:b w:val="1"/>
                <w:bCs w:val="1"/>
                <w:color w:val="ffffff"/>
                <w:sz w:val="20"/>
                <w:szCs w:val="20"/>
                <w:rtl w:val="0"/>
              </w:rPr>
              <w:t xml:space="preserve">Serving party</w:t>
            </w:r>
          </w:p>
        </w:tc>
        <w:tc>
          <w:tcPr>
            <w:shd w:fill="134f5c" w:val="clear"/>
            <w:tcMar>
              <w:top w:w="0.0" w:type="dxa"/>
              <w:left w:w="0.0" w:type="dxa"/>
              <w:bottom w:w="0.0" w:type="dxa"/>
              <w:right w:w="0.0" w:type="dxa"/>
            </w:tcMar>
            <w:vAlign w:val="center"/>
          </w:tcPr>
          <w:p w:rsidR="00000000" w:rsidDel="00000000" w:rsidP="00000000" w:rsidRDefault="00000000" w:rsidRPr="00000000" w14:paraId="00000073">
            <w:pPr>
              <w:pBdr>
                <w:top w:space="0" w:sz="0" w:val="nil"/>
                <w:left w:space="0" w:sz="0" w:val="nil"/>
                <w:bottom w:space="0" w:sz="0" w:val="nil"/>
                <w:right w:space="0" w:sz="0" w:val="nil"/>
                <w:between w:space="0" w:sz="0" w:val="nil"/>
              </w:pBd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Service</w:t>
            </w:r>
          </w:p>
        </w:tc>
        <w:tc>
          <w:tcPr>
            <w:shd w:fill="134f5c" w:val="clear"/>
            <w:tcMar>
              <w:top w:w="0.0" w:type="dxa"/>
              <w:left w:w="0.0" w:type="dxa"/>
              <w:bottom w:w="0.0" w:type="dxa"/>
              <w:right w:w="0.0" w:type="dxa"/>
            </w:tcMar>
            <w:vAlign w:val="center"/>
          </w:tcPr>
          <w:p w:rsidR="00000000" w:rsidDel="00000000" w:rsidP="00000000" w:rsidRDefault="00000000" w:rsidRPr="00000000" w14:paraId="00000074">
            <w:pPr>
              <w:pBdr>
                <w:top w:space="0" w:sz="0" w:val="nil"/>
                <w:left w:space="0" w:sz="0" w:val="nil"/>
                <w:bottom w:space="0" w:sz="0" w:val="nil"/>
                <w:right w:space="0" w:sz="0" w:val="nil"/>
                <w:between w:space="0" w:sz="0" w:val="nil"/>
              </w:pBd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Client</w:t>
            </w:r>
          </w:p>
        </w:tc>
      </w:tr>
      <w:tr>
        <w:trPr>
          <w:cantSplit w:val="0"/>
          <w:trHeight w:val="200" w:hRule="atLeast"/>
          <w:tblHeader w:val="0"/>
        </w:trPr>
        <w:tc>
          <w:tcPr>
            <w:vMerge w:val="restart"/>
            <w:shd w:fill="d7e3bc" w:val="clear"/>
            <w:tcMar>
              <w:top w:w="0.0" w:type="dxa"/>
              <w:left w:w="0.0" w:type="dxa"/>
              <w:bottom w:w="0.0" w:type="dxa"/>
              <w:right w:w="0.0" w:type="dxa"/>
            </w:tcMar>
            <w:vAlign w:val="center"/>
          </w:tcPr>
          <w:p w:rsidR="00000000" w:rsidDel="00000000" w:rsidP="00000000" w:rsidRDefault="00000000" w:rsidRPr="00000000" w14:paraId="00000075">
            <w:pPr>
              <w:pBdr>
                <w:top w:space="0" w:sz="0" w:val="nil"/>
                <w:left w:space="0" w:sz="0" w:val="nil"/>
                <w:bottom w:space="0" w:sz="0" w:val="nil"/>
                <w:right w:space="0" w:sz="0" w:val="nil"/>
                <w:between w:space="0" w:sz="0" w:val="nil"/>
              </w:pBdr>
              <w:jc w:val="center"/>
              <w:rPr>
                <w:rFonts w:ascii="Calibri" w:cs="Calibri" w:eastAsia="Calibri" w:hAnsi="Calibri"/>
                <w:b w:val="1"/>
                <w:bCs w:val="1"/>
                <w:sz w:val="20"/>
                <w:szCs w:val="20"/>
              </w:rPr>
            </w:pPr>
            <w:commentRangeEnd w:id="4"/>
            <w:r w:rsidDel="00000000" w:rsidR="00000000" w:rsidRPr="00000000">
              <w:commentReference w:id="4"/>
            </w:r>
            <w:sdt>
              <w:sdtPr>
                <w:id w:val="-1793383963"/>
                <w:tag w:val="goog_rdk_42"/>
              </w:sdtPr>
              <w:sdtContent>
                <w:commentRangeStart w:id="5"/>
              </w:sdtContent>
            </w:sdt>
            <w:r w:rsidDel="00000000" w:rsidR="00000000" w:rsidRPr="00000000">
              <w:rPr>
                <w:rFonts w:ascii="Calibri" w:cs="Calibri" w:eastAsia="Calibri" w:hAnsi="Calibri"/>
                <w:b w:val="1"/>
                <w:bCs w:val="1"/>
                <w:sz w:val="20"/>
                <w:szCs w:val="20"/>
                <w:rtl w:val="0"/>
              </w:rPr>
              <w:t xml:space="preserve">Trial Owners</w:t>
            </w:r>
          </w:p>
        </w:tc>
        <w:tc>
          <w:tcPr>
            <w:shd w:fill="d7e3bc" w:val="clear"/>
            <w:tcMar>
              <w:top w:w="0.0" w:type="dxa"/>
              <w:left w:w="0.0" w:type="dxa"/>
              <w:bottom w:w="0.0" w:type="dxa"/>
              <w:right w:w="0.0" w:type="dxa"/>
            </w:tcMar>
            <w:vAlign w:val="center"/>
          </w:tcPr>
          <w:p w:rsidR="00000000" w:rsidDel="00000000" w:rsidP="00000000" w:rsidRDefault="00000000" w:rsidRPr="00000000" w14:paraId="00000076">
            <w:pPr>
              <w:pBdr>
                <w:top w:space="0" w:sz="0" w:val="nil"/>
                <w:left w:space="0" w:sz="0" w:val="nil"/>
                <w:bottom w:space="0" w:sz="0" w:val="nil"/>
                <w:right w:space="0" w:sz="0" w:val="nil"/>
                <w:between w:space="0" w:sz="0" w:val="nil"/>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Trial planning and oversight</w:t>
            </w:r>
          </w:p>
        </w:tc>
        <w:tc>
          <w:tcPr>
            <w:shd w:fill="d7e3bc" w:val="clear"/>
            <w:tcMar>
              <w:top w:w="0.0" w:type="dxa"/>
              <w:left w:w="0.0" w:type="dxa"/>
              <w:bottom w:w="0.0" w:type="dxa"/>
              <w:right w:w="0.0" w:type="dxa"/>
            </w:tcMar>
            <w:vAlign w:val="center"/>
          </w:tcPr>
          <w:p w:rsidR="00000000" w:rsidDel="00000000" w:rsidP="00000000" w:rsidRDefault="00000000" w:rsidRPr="00000000" w14:paraId="00000077">
            <w:pPr>
              <w:pBdr>
                <w:top w:space="0" w:sz="0" w:val="nil"/>
                <w:left w:space="0" w:sz="0" w:val="nil"/>
                <w:bottom w:space="0" w:sz="0" w:val="nil"/>
                <w:right w:space="0" w:sz="0" w:val="nil"/>
                <w:between w:space="0" w:sz="0" w:val="nil"/>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INN Department or other requesting department</w:t>
            </w:r>
          </w:p>
        </w:tc>
      </w:tr>
      <w:tr>
        <w:trPr>
          <w:cantSplit w:val="0"/>
          <w:trHeight w:val="200" w:hRule="atLeast"/>
          <w:tblHeader w:val="0"/>
        </w:trPr>
        <w:tc>
          <w:tcPr>
            <w:vMerge w:val="continue"/>
            <w:shd w:fill="d7e3bc" w:val="clear"/>
            <w:tcMar>
              <w:top w:w="0.0" w:type="dxa"/>
              <w:left w:w="0.0" w:type="dxa"/>
              <w:bottom w:w="0.0" w:type="dxa"/>
              <w:right w:w="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commentRangeEnd w:id="5"/>
            <w:r w:rsidDel="00000000" w:rsidR="00000000" w:rsidRPr="00000000">
              <w:commentReference w:id="5"/>
            </w:r>
            <w:r w:rsidDel="00000000" w:rsidR="00000000" w:rsidRPr="00000000">
              <w:rPr>
                <w:rtl w:val="0"/>
              </w:rPr>
            </w:r>
          </w:p>
        </w:tc>
        <w:tc>
          <w:tcPr>
            <w:shd w:fill="d7e3bc" w:val="clear"/>
            <w:tcMar>
              <w:top w:w="0.0" w:type="dxa"/>
              <w:left w:w="0.0" w:type="dxa"/>
              <w:bottom w:w="0.0" w:type="dxa"/>
              <w:right w:w="0.0" w:type="dxa"/>
            </w:tcMar>
            <w:vAlign w:val="center"/>
          </w:tcPr>
          <w:p w:rsidR="00000000" w:rsidDel="00000000" w:rsidP="00000000" w:rsidRDefault="00000000" w:rsidRPr="00000000" w14:paraId="00000079">
            <w:pPr>
              <w:pBdr>
                <w:top w:space="0" w:sz="0" w:val="nil"/>
                <w:left w:space="0" w:sz="0" w:val="nil"/>
                <w:bottom w:space="0" w:sz="0" w:val="nil"/>
                <w:right w:space="0" w:sz="0" w:val="nil"/>
                <w:between w:space="0" w:sz="0" w:val="nil"/>
              </w:pBdr>
              <w:rPr>
                <w:rFonts w:ascii="Calibri" w:cs="Calibri" w:eastAsia="Calibri" w:hAnsi="Calibri"/>
                <w:sz w:val="20"/>
                <w:szCs w:val="20"/>
              </w:rPr>
            </w:pPr>
            <w:sdt>
              <w:sdtPr>
                <w:id w:val="1302973734"/>
                <w:tag w:val="goog_rdk_43"/>
              </w:sdtPr>
              <w:sdtContent>
                <w:commentRangeStart w:id="6"/>
              </w:sdtContent>
            </w:sdt>
            <w:r w:rsidDel="00000000" w:rsidR="00000000" w:rsidRPr="00000000">
              <w:rPr>
                <w:rFonts w:ascii="Calibri" w:cs="Calibri" w:eastAsia="Calibri" w:hAnsi="Calibri"/>
                <w:sz w:val="20"/>
                <w:szCs w:val="20"/>
                <w:rtl w:val="0"/>
              </w:rPr>
              <w:t xml:space="preserve">Phase 0 analysis and stakeholder alignment</w:t>
            </w:r>
          </w:p>
        </w:tc>
        <w:tc>
          <w:tcPr>
            <w:shd w:fill="d7e3bc" w:val="clear"/>
            <w:tcMar>
              <w:top w:w="0.0" w:type="dxa"/>
              <w:left w:w="0.0" w:type="dxa"/>
              <w:bottom w:w="0.0" w:type="dxa"/>
              <w:right w:w="0.0" w:type="dxa"/>
            </w:tcMar>
            <w:vAlign w:val="center"/>
          </w:tcPr>
          <w:p w:rsidR="00000000" w:rsidDel="00000000" w:rsidP="00000000" w:rsidRDefault="00000000" w:rsidRPr="00000000" w14:paraId="0000007A">
            <w:pPr>
              <w:pBdr>
                <w:top w:space="0" w:sz="0" w:val="nil"/>
                <w:left w:space="0" w:sz="0" w:val="nil"/>
                <w:bottom w:space="0" w:sz="0" w:val="nil"/>
                <w:right w:space="0" w:sz="0" w:val="nil"/>
                <w:between w:space="0" w:sz="0" w:val="nil"/>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INN Department</w:t>
            </w:r>
          </w:p>
        </w:tc>
      </w:tr>
      <w:tr>
        <w:trPr>
          <w:cantSplit w:val="0"/>
          <w:trHeight w:val="200" w:hRule="atLeast"/>
          <w:tblHeader w:val="0"/>
        </w:trPr>
        <w:tc>
          <w:tcPr>
            <w:vMerge w:val="continue"/>
            <w:shd w:fill="d7e3bc" w:val="clear"/>
            <w:tcMar>
              <w:top w:w="0.0" w:type="dxa"/>
              <w:left w:w="0.0" w:type="dxa"/>
              <w:bottom w:w="0.0" w:type="dxa"/>
              <w:right w:w="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commentRangeEnd w:id="6"/>
            <w:r w:rsidDel="00000000" w:rsidR="00000000" w:rsidRPr="00000000">
              <w:commentReference w:id="6"/>
            </w:r>
            <w:r w:rsidDel="00000000" w:rsidR="00000000" w:rsidRPr="00000000">
              <w:rPr>
                <w:rtl w:val="0"/>
              </w:rPr>
            </w:r>
          </w:p>
        </w:tc>
        <w:tc>
          <w:tcPr>
            <w:shd w:fill="d7e3bc" w:val="clear"/>
            <w:tcMar>
              <w:top w:w="0.0" w:type="dxa"/>
              <w:left w:w="0.0" w:type="dxa"/>
              <w:bottom w:w="0.0" w:type="dxa"/>
              <w:right w:w="0.0" w:type="dxa"/>
            </w:tcMar>
            <w:vAlign w:val="center"/>
          </w:tcPr>
          <w:p w:rsidR="00000000" w:rsidDel="00000000" w:rsidP="00000000" w:rsidRDefault="00000000" w:rsidRPr="00000000" w14:paraId="0000007C">
            <w:pPr>
              <w:pBdr>
                <w:top w:space="0" w:sz="0" w:val="nil"/>
                <w:left w:space="0" w:sz="0" w:val="nil"/>
                <w:bottom w:space="0" w:sz="0" w:val="nil"/>
                <w:right w:space="0" w:sz="0" w:val="nil"/>
                <w:between w:space="0" w:sz="0" w:val="nil"/>
              </w:pBdr>
              <w:rPr>
                <w:rFonts w:ascii="Calibri" w:cs="Calibri" w:eastAsia="Calibri" w:hAnsi="Calibri"/>
                <w:sz w:val="20"/>
                <w:szCs w:val="20"/>
              </w:rPr>
            </w:pPr>
            <w:sdt>
              <w:sdtPr>
                <w:id w:val="-881122727"/>
                <w:tag w:val="goog_rdk_44"/>
              </w:sdtPr>
              <w:sdtContent>
                <w:commentRangeStart w:id="7"/>
              </w:sdtContent>
            </w:sdt>
            <w:r w:rsidDel="00000000" w:rsidR="00000000" w:rsidRPr="00000000">
              <w:rPr>
                <w:rFonts w:ascii="Calibri" w:cs="Calibri" w:eastAsia="Calibri" w:hAnsi="Calibri"/>
                <w:sz w:val="20"/>
                <w:szCs w:val="20"/>
                <w:rtl w:val="0"/>
              </w:rPr>
              <w:t xml:space="preserve">Results compilation and dissemination</w:t>
            </w:r>
          </w:p>
        </w:tc>
        <w:tc>
          <w:tcPr>
            <w:shd w:fill="d7e3bc" w:val="clear"/>
            <w:tcMar>
              <w:top w:w="0.0" w:type="dxa"/>
              <w:left w:w="0.0" w:type="dxa"/>
              <w:bottom w:w="0.0" w:type="dxa"/>
              <w:right w:w="0.0" w:type="dxa"/>
            </w:tcMar>
            <w:vAlign w:val="center"/>
          </w:tcPr>
          <w:p w:rsidR="00000000" w:rsidDel="00000000" w:rsidP="00000000" w:rsidRDefault="00000000" w:rsidRPr="00000000" w14:paraId="0000007D">
            <w:pPr>
              <w:pBdr>
                <w:top w:space="0" w:sz="0" w:val="nil"/>
                <w:left w:space="0" w:sz="0" w:val="nil"/>
                <w:bottom w:space="0" w:sz="0" w:val="nil"/>
                <w:right w:space="0" w:sz="0" w:val="nil"/>
                <w:between w:space="0" w:sz="0" w:val="nil"/>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INN Department/Scaling channels </w:t>
            </w:r>
          </w:p>
        </w:tc>
      </w:tr>
      <w:tr>
        <w:trPr>
          <w:cantSplit w:val="0"/>
          <w:trHeight w:val="200" w:hRule="atLeast"/>
          <w:tblHeader w:val="0"/>
        </w:trPr>
        <w:tc>
          <w:tcPr>
            <w:vMerge w:val="restart"/>
            <w:shd w:fill="bfd5ef" w:val="clear"/>
            <w:tcMar>
              <w:top w:w="0.0" w:type="dxa"/>
              <w:left w:w="0.0" w:type="dxa"/>
              <w:bottom w:w="0.0" w:type="dxa"/>
              <w:right w:w="0.0" w:type="dxa"/>
            </w:tcMar>
            <w:vAlign w:val="center"/>
          </w:tcPr>
          <w:p w:rsidR="00000000" w:rsidDel="00000000" w:rsidP="00000000" w:rsidRDefault="00000000" w:rsidRPr="00000000" w14:paraId="0000007E">
            <w:pPr>
              <w:pBdr>
                <w:top w:space="0" w:sz="0" w:val="nil"/>
                <w:left w:space="0" w:sz="0" w:val="nil"/>
                <w:bottom w:space="0" w:sz="0" w:val="nil"/>
                <w:right w:space="0" w:sz="0" w:val="nil"/>
                <w:between w:space="0" w:sz="0" w:val="nil"/>
              </w:pBdr>
              <w:jc w:val="center"/>
              <w:rPr>
                <w:rFonts w:ascii="Calibri" w:cs="Calibri" w:eastAsia="Calibri" w:hAnsi="Calibri"/>
                <w:b w:val="1"/>
                <w:bCs w:val="1"/>
                <w:sz w:val="20"/>
                <w:szCs w:val="20"/>
              </w:rPr>
            </w:pPr>
            <w:commentRangeEnd w:id="7"/>
            <w:r w:rsidDel="00000000" w:rsidR="00000000" w:rsidRPr="00000000">
              <w:commentReference w:id="7"/>
            </w:r>
            <w:sdt>
              <w:sdtPr>
                <w:id w:val="-1557775827"/>
                <w:tag w:val="goog_rdk_45"/>
              </w:sdtPr>
              <w:sdtContent>
                <w:commentRangeStart w:id="8"/>
              </w:sdtContent>
            </w:sdt>
            <w:r w:rsidDel="00000000" w:rsidR="00000000" w:rsidRPr="00000000">
              <w:rPr>
                <w:rFonts w:ascii="Calibri" w:cs="Calibri" w:eastAsia="Calibri" w:hAnsi="Calibri"/>
                <w:b w:val="1"/>
                <w:bCs w:val="1"/>
                <w:sz w:val="20"/>
                <w:szCs w:val="20"/>
                <w:rtl w:val="0"/>
              </w:rPr>
              <w:t xml:space="preserve">Data team</w:t>
            </w:r>
          </w:p>
        </w:tc>
        <w:tc>
          <w:tcPr>
            <w:shd w:fill="bfd5ef" w:val="clear"/>
            <w:tcMar>
              <w:top w:w="0.0" w:type="dxa"/>
              <w:left w:w="0.0" w:type="dxa"/>
              <w:bottom w:w="0.0" w:type="dxa"/>
              <w:right w:w="0.0" w:type="dxa"/>
            </w:tcMar>
            <w:vAlign w:val="center"/>
          </w:tcPr>
          <w:p w:rsidR="00000000" w:rsidDel="00000000" w:rsidP="00000000" w:rsidRDefault="00000000" w:rsidRPr="00000000" w14:paraId="0000007F">
            <w:pPr>
              <w:pBdr>
                <w:top w:space="0" w:sz="0" w:val="nil"/>
                <w:left w:space="0" w:sz="0" w:val="nil"/>
                <w:bottom w:space="0" w:sz="0" w:val="nil"/>
                <w:right w:space="0" w:sz="0" w:val="nil"/>
                <w:between w:space="0" w:sz="0" w:val="nil"/>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 collection materials development</w:t>
            </w:r>
          </w:p>
        </w:tc>
        <w:tc>
          <w:tcPr>
            <w:shd w:fill="bfd5ef" w:val="clear"/>
            <w:tcMar>
              <w:top w:w="0.0" w:type="dxa"/>
              <w:left w:w="0.0" w:type="dxa"/>
              <w:bottom w:w="0.0" w:type="dxa"/>
              <w:right w:w="0.0" w:type="dxa"/>
            </w:tcMar>
            <w:vAlign w:val="center"/>
          </w:tcPr>
          <w:p w:rsidR="00000000" w:rsidDel="00000000" w:rsidP="00000000" w:rsidRDefault="00000000" w:rsidRPr="00000000" w14:paraId="00000080">
            <w:pPr>
              <w:pBdr>
                <w:top w:space="0" w:sz="0" w:val="nil"/>
                <w:left w:space="0" w:sz="0" w:val="nil"/>
                <w:bottom w:space="0" w:sz="0" w:val="nil"/>
                <w:right w:space="0" w:sz="0" w:val="nil"/>
                <w:between w:space="0" w:sz="0" w:val="nil"/>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Field Trials Team/Trial Owners</w:t>
            </w:r>
          </w:p>
        </w:tc>
      </w:tr>
      <w:tr>
        <w:trPr>
          <w:cantSplit w:val="0"/>
          <w:trHeight w:val="200" w:hRule="atLeast"/>
          <w:tblHeader w:val="0"/>
        </w:trPr>
        <w:tc>
          <w:tcPr>
            <w:vMerge w:val="continue"/>
            <w:shd w:fill="bfd5ef" w:val="clear"/>
            <w:tcMar>
              <w:top w:w="0.0" w:type="dxa"/>
              <w:left w:w="0.0" w:type="dxa"/>
              <w:bottom w:w="0.0" w:type="dxa"/>
              <w:right w:w="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commentRangeEnd w:id="8"/>
            <w:r w:rsidDel="00000000" w:rsidR="00000000" w:rsidRPr="00000000">
              <w:commentReference w:id="8"/>
            </w:r>
            <w:r w:rsidDel="00000000" w:rsidR="00000000" w:rsidRPr="00000000">
              <w:rPr>
                <w:rtl w:val="0"/>
              </w:rPr>
            </w:r>
          </w:p>
        </w:tc>
        <w:tc>
          <w:tcPr>
            <w:shd w:fill="bfd5ef" w:val="clear"/>
            <w:tcMar>
              <w:top w:w="0.0" w:type="dxa"/>
              <w:left w:w="0.0" w:type="dxa"/>
              <w:bottom w:w="0.0" w:type="dxa"/>
              <w:right w:w="0.0" w:type="dxa"/>
            </w:tcMar>
            <w:vAlign w:val="center"/>
          </w:tcPr>
          <w:p w:rsidR="00000000" w:rsidDel="00000000" w:rsidP="00000000" w:rsidRDefault="00000000" w:rsidRPr="00000000" w14:paraId="00000082">
            <w:pPr>
              <w:pBdr>
                <w:top w:space="0" w:sz="0" w:val="nil"/>
                <w:left w:space="0" w:sz="0" w:val="nil"/>
                <w:bottom w:space="0" w:sz="0" w:val="nil"/>
                <w:right w:space="0" w:sz="0" w:val="nil"/>
                <w:between w:space="0" w:sz="0" w:val="nil"/>
              </w:pBdr>
              <w:rPr>
                <w:rFonts w:ascii="Calibri" w:cs="Calibri" w:eastAsia="Calibri" w:hAnsi="Calibri"/>
                <w:sz w:val="20"/>
                <w:szCs w:val="20"/>
              </w:rPr>
            </w:pPr>
            <w:sdt>
              <w:sdtPr>
                <w:id w:val="-785751582"/>
                <w:tag w:val="goog_rdk_46"/>
              </w:sdtPr>
              <w:sdtContent>
                <w:commentRangeStart w:id="9"/>
              </w:sdtContent>
            </w:sdt>
            <w:r w:rsidDel="00000000" w:rsidR="00000000" w:rsidRPr="00000000">
              <w:rPr>
                <w:rFonts w:ascii="Calibri" w:cs="Calibri" w:eastAsia="Calibri" w:hAnsi="Calibri"/>
                <w:sz w:val="20"/>
                <w:szCs w:val="20"/>
                <w:rtl w:val="0"/>
              </w:rPr>
              <w:t xml:space="preserve">Data quality monitoring</w:t>
            </w:r>
          </w:p>
        </w:tc>
        <w:tc>
          <w:tcPr>
            <w:shd w:fill="bfd5ef" w:val="clear"/>
            <w:tcMar>
              <w:top w:w="0.0" w:type="dxa"/>
              <w:left w:w="0.0" w:type="dxa"/>
              <w:bottom w:w="0.0" w:type="dxa"/>
              <w:right w:w="0.0" w:type="dxa"/>
            </w:tcMar>
            <w:vAlign w:val="center"/>
          </w:tcPr>
          <w:p w:rsidR="00000000" w:rsidDel="00000000" w:rsidP="00000000" w:rsidRDefault="00000000" w:rsidRPr="00000000" w14:paraId="00000083">
            <w:pPr>
              <w:pBdr>
                <w:top w:space="0" w:sz="0" w:val="nil"/>
                <w:left w:space="0" w:sz="0" w:val="nil"/>
                <w:bottom w:space="0" w:sz="0" w:val="nil"/>
                <w:right w:space="0" w:sz="0" w:val="nil"/>
                <w:between w:space="0" w:sz="0" w:val="nil"/>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Field Trials Team</w:t>
            </w:r>
          </w:p>
        </w:tc>
      </w:tr>
      <w:tr>
        <w:trPr>
          <w:cantSplit w:val="0"/>
          <w:trHeight w:val="200" w:hRule="atLeast"/>
          <w:tblHeader w:val="0"/>
        </w:trPr>
        <w:tc>
          <w:tcPr>
            <w:vMerge w:val="continue"/>
            <w:shd w:fill="bfd5ef" w:val="clear"/>
            <w:tcMar>
              <w:top w:w="0.0" w:type="dxa"/>
              <w:left w:w="0.0" w:type="dxa"/>
              <w:bottom w:w="0.0" w:type="dxa"/>
              <w:right w:w="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commentRangeEnd w:id="9"/>
            <w:r w:rsidDel="00000000" w:rsidR="00000000" w:rsidRPr="00000000">
              <w:commentReference w:id="9"/>
            </w:r>
            <w:r w:rsidDel="00000000" w:rsidR="00000000" w:rsidRPr="00000000">
              <w:rPr>
                <w:rtl w:val="0"/>
              </w:rPr>
            </w:r>
          </w:p>
        </w:tc>
        <w:tc>
          <w:tcPr>
            <w:shd w:fill="bfd5ef" w:val="clear"/>
            <w:tcMar>
              <w:top w:w="0.0" w:type="dxa"/>
              <w:left w:w="0.0" w:type="dxa"/>
              <w:bottom w:w="0.0" w:type="dxa"/>
              <w:right w:w="0.0" w:type="dxa"/>
            </w:tcMar>
            <w:vAlign w:val="center"/>
          </w:tcPr>
          <w:p w:rsidR="00000000" w:rsidDel="00000000" w:rsidP="00000000" w:rsidRDefault="00000000" w:rsidRPr="00000000" w14:paraId="00000085">
            <w:pPr>
              <w:pBdr>
                <w:top w:space="0" w:sz="0" w:val="nil"/>
                <w:left w:space="0" w:sz="0" w:val="nil"/>
                <w:bottom w:space="0" w:sz="0" w:val="nil"/>
                <w:right w:space="0" w:sz="0" w:val="nil"/>
                <w:between w:space="0" w:sz="0" w:val="nil"/>
              </w:pBdr>
              <w:rPr>
                <w:rFonts w:ascii="Calibri" w:cs="Calibri" w:eastAsia="Calibri" w:hAnsi="Calibri"/>
                <w:sz w:val="20"/>
                <w:szCs w:val="20"/>
              </w:rPr>
            </w:pPr>
            <w:sdt>
              <w:sdtPr>
                <w:id w:val="687753138"/>
                <w:tag w:val="goog_rdk_47"/>
              </w:sdtPr>
              <w:sdtContent>
                <w:commentRangeStart w:id="10"/>
              </w:sdtContent>
            </w:sdt>
            <w:r w:rsidDel="00000000" w:rsidR="00000000" w:rsidRPr="00000000">
              <w:rPr>
                <w:rFonts w:ascii="Calibri" w:cs="Calibri" w:eastAsia="Calibri" w:hAnsi="Calibri"/>
                <w:sz w:val="20"/>
                <w:szCs w:val="20"/>
                <w:rtl w:val="0"/>
              </w:rPr>
              <w:t xml:space="preserve">Weather data monitoring</w:t>
            </w:r>
          </w:p>
        </w:tc>
        <w:tc>
          <w:tcPr>
            <w:shd w:fill="bfd5ef" w:val="clear"/>
            <w:tcMar>
              <w:top w:w="0.0" w:type="dxa"/>
              <w:left w:w="0.0" w:type="dxa"/>
              <w:bottom w:w="0.0" w:type="dxa"/>
              <w:right w:w="0.0" w:type="dxa"/>
            </w:tcMar>
            <w:vAlign w:val="center"/>
          </w:tcPr>
          <w:p w:rsidR="00000000" w:rsidDel="00000000" w:rsidP="00000000" w:rsidRDefault="00000000" w:rsidRPr="00000000" w14:paraId="00000086">
            <w:pPr>
              <w:pBdr>
                <w:top w:space="0" w:sz="0" w:val="nil"/>
                <w:left w:space="0" w:sz="0" w:val="nil"/>
                <w:bottom w:space="0" w:sz="0" w:val="nil"/>
                <w:right w:space="0" w:sz="0" w:val="nil"/>
                <w:between w:space="0" w:sz="0" w:val="nil"/>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Field Trials Team/Station team/Trial Owners</w:t>
            </w:r>
          </w:p>
        </w:tc>
      </w:tr>
      <w:tr>
        <w:trPr>
          <w:cantSplit w:val="0"/>
          <w:trHeight w:val="200" w:hRule="atLeast"/>
          <w:tblHeader w:val="0"/>
        </w:trPr>
        <w:tc>
          <w:tcPr>
            <w:vMerge w:val="continue"/>
            <w:shd w:fill="bfd5ef" w:val="clear"/>
            <w:tcMar>
              <w:top w:w="0.0" w:type="dxa"/>
              <w:left w:w="0.0" w:type="dxa"/>
              <w:bottom w:w="0.0" w:type="dxa"/>
              <w:right w:w="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commentRangeEnd w:id="10"/>
            <w:r w:rsidDel="00000000" w:rsidR="00000000" w:rsidRPr="00000000">
              <w:commentReference w:id="10"/>
            </w:r>
            <w:r w:rsidDel="00000000" w:rsidR="00000000" w:rsidRPr="00000000">
              <w:rPr>
                <w:rtl w:val="0"/>
              </w:rPr>
            </w:r>
          </w:p>
        </w:tc>
        <w:tc>
          <w:tcPr>
            <w:shd w:fill="bfd5ef" w:val="clear"/>
            <w:tcMar>
              <w:top w:w="0.0" w:type="dxa"/>
              <w:left w:w="0.0" w:type="dxa"/>
              <w:bottom w:w="0.0" w:type="dxa"/>
              <w:right w:w="0.0" w:type="dxa"/>
            </w:tcMar>
            <w:vAlign w:val="center"/>
          </w:tcPr>
          <w:p w:rsidR="00000000" w:rsidDel="00000000" w:rsidP="00000000" w:rsidRDefault="00000000" w:rsidRPr="00000000" w14:paraId="00000088">
            <w:pPr>
              <w:pBdr>
                <w:top w:space="0" w:sz="0" w:val="nil"/>
                <w:left w:space="0" w:sz="0" w:val="nil"/>
                <w:bottom w:space="0" w:sz="0" w:val="nil"/>
                <w:right w:space="0" w:sz="0" w:val="nil"/>
                <w:between w:space="0" w:sz="0" w:val="nil"/>
              </w:pBdr>
              <w:rPr>
                <w:rFonts w:ascii="Calibri" w:cs="Calibri" w:eastAsia="Calibri" w:hAnsi="Calibri"/>
                <w:sz w:val="20"/>
                <w:szCs w:val="20"/>
              </w:rPr>
            </w:pPr>
            <w:sdt>
              <w:sdtPr>
                <w:id w:val="-841100563"/>
                <w:tag w:val="goog_rdk_48"/>
              </w:sdtPr>
              <w:sdtContent>
                <w:commentRangeStart w:id="11"/>
              </w:sdtContent>
            </w:sdt>
            <w:r w:rsidDel="00000000" w:rsidR="00000000" w:rsidRPr="00000000">
              <w:rPr>
                <w:rFonts w:ascii="Calibri" w:cs="Calibri" w:eastAsia="Calibri" w:hAnsi="Calibri"/>
                <w:sz w:val="20"/>
                <w:szCs w:val="20"/>
                <w:rtl w:val="0"/>
              </w:rPr>
              <w:t xml:space="preserve">Data processing and analysis</w:t>
            </w:r>
          </w:p>
        </w:tc>
        <w:tc>
          <w:tcPr>
            <w:shd w:fill="bfd5ef" w:val="clear"/>
            <w:tcMar>
              <w:top w:w="0.0" w:type="dxa"/>
              <w:left w:w="0.0" w:type="dxa"/>
              <w:bottom w:w="0.0" w:type="dxa"/>
              <w:right w:w="0.0" w:type="dxa"/>
            </w:tcMar>
            <w:vAlign w:val="center"/>
          </w:tcPr>
          <w:p w:rsidR="00000000" w:rsidDel="00000000" w:rsidP="00000000" w:rsidRDefault="00000000" w:rsidRPr="00000000" w14:paraId="00000089">
            <w:pPr>
              <w:pBdr>
                <w:top w:space="0" w:sz="0" w:val="nil"/>
                <w:left w:space="0" w:sz="0" w:val="nil"/>
                <w:bottom w:space="0" w:sz="0" w:val="nil"/>
                <w:right w:space="0" w:sz="0" w:val="nil"/>
                <w:between w:space="0" w:sz="0" w:val="nil"/>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Trial Owners</w:t>
            </w:r>
          </w:p>
        </w:tc>
      </w:tr>
      <w:tr>
        <w:trPr>
          <w:cantSplit w:val="0"/>
          <w:trHeight w:val="200" w:hRule="atLeast"/>
          <w:tblHeader w:val="0"/>
        </w:trPr>
        <w:tc>
          <w:tcPr>
            <w:vMerge w:val="continue"/>
            <w:shd w:fill="bfd5ef" w:val="clear"/>
            <w:tcMar>
              <w:top w:w="0.0" w:type="dxa"/>
              <w:left w:w="0.0" w:type="dxa"/>
              <w:bottom w:w="0.0" w:type="dxa"/>
              <w:right w:w="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commentRangeEnd w:id="11"/>
            <w:r w:rsidDel="00000000" w:rsidR="00000000" w:rsidRPr="00000000">
              <w:commentReference w:id="11"/>
            </w:r>
            <w:r w:rsidDel="00000000" w:rsidR="00000000" w:rsidRPr="00000000">
              <w:rPr>
                <w:rtl w:val="0"/>
              </w:rPr>
            </w:r>
          </w:p>
        </w:tc>
        <w:tc>
          <w:tcPr>
            <w:shd w:fill="bfd5ef" w:val="clear"/>
            <w:tcMar>
              <w:top w:w="0.0" w:type="dxa"/>
              <w:left w:w="0.0" w:type="dxa"/>
              <w:bottom w:w="0.0" w:type="dxa"/>
              <w:right w:w="0.0" w:type="dxa"/>
            </w:tcMar>
            <w:vAlign w:val="center"/>
          </w:tcPr>
          <w:p w:rsidR="00000000" w:rsidDel="00000000" w:rsidP="00000000" w:rsidRDefault="00000000" w:rsidRPr="00000000" w14:paraId="0000008B">
            <w:pPr>
              <w:pBdr>
                <w:top w:space="0" w:sz="0" w:val="nil"/>
                <w:left w:space="0" w:sz="0" w:val="nil"/>
                <w:bottom w:space="0" w:sz="0" w:val="nil"/>
                <w:right w:space="0" w:sz="0" w:val="nil"/>
                <w:between w:space="0" w:sz="0" w:val="nil"/>
              </w:pBdr>
              <w:rPr>
                <w:rFonts w:ascii="Calibri" w:cs="Calibri" w:eastAsia="Calibri" w:hAnsi="Calibri"/>
                <w:sz w:val="20"/>
                <w:szCs w:val="20"/>
              </w:rPr>
            </w:pPr>
            <w:sdt>
              <w:sdtPr>
                <w:id w:val="-957949520"/>
                <w:tag w:val="goog_rdk_49"/>
              </w:sdtPr>
              <w:sdtContent>
                <w:commentRangeStart w:id="12"/>
              </w:sdtContent>
            </w:sdt>
            <w:r w:rsidDel="00000000" w:rsidR="00000000" w:rsidRPr="00000000">
              <w:rPr>
                <w:rFonts w:ascii="Calibri" w:cs="Calibri" w:eastAsia="Calibri" w:hAnsi="Calibri"/>
                <w:sz w:val="20"/>
                <w:szCs w:val="20"/>
                <w:rtl w:val="0"/>
              </w:rPr>
              <w:t xml:space="preserve">IT Equipment sub-inventory management</w:t>
            </w:r>
          </w:p>
        </w:tc>
        <w:tc>
          <w:tcPr>
            <w:shd w:fill="bfd5ef" w:val="clear"/>
            <w:tcMar>
              <w:top w:w="0.0" w:type="dxa"/>
              <w:left w:w="0.0" w:type="dxa"/>
              <w:bottom w:w="0.0" w:type="dxa"/>
              <w:right w:w="0.0" w:type="dxa"/>
            </w:tcMar>
            <w:vAlign w:val="center"/>
          </w:tcPr>
          <w:p w:rsidR="00000000" w:rsidDel="00000000" w:rsidP="00000000" w:rsidRDefault="00000000" w:rsidRPr="00000000" w14:paraId="0000008C">
            <w:pPr>
              <w:pBdr>
                <w:top w:space="0" w:sz="0" w:val="nil"/>
                <w:left w:space="0" w:sz="0" w:val="nil"/>
                <w:bottom w:space="0" w:sz="0" w:val="nil"/>
                <w:right w:space="0" w:sz="0" w:val="nil"/>
                <w:between w:space="0" w:sz="0" w:val="nil"/>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INN Department</w:t>
            </w:r>
          </w:p>
        </w:tc>
      </w:tr>
      <w:tr>
        <w:trPr>
          <w:cantSplit w:val="0"/>
          <w:trHeight w:val="200" w:hRule="atLeast"/>
          <w:tblHeader w:val="0"/>
        </w:trPr>
        <w:tc>
          <w:tcPr>
            <w:vMerge w:val="continue"/>
            <w:shd w:fill="bfd5ef" w:val="clear"/>
            <w:tcMar>
              <w:top w:w="0.0" w:type="dxa"/>
              <w:left w:w="0.0" w:type="dxa"/>
              <w:bottom w:w="0.0" w:type="dxa"/>
              <w:right w:w="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commentRangeEnd w:id="12"/>
            <w:r w:rsidDel="00000000" w:rsidR="00000000" w:rsidRPr="00000000">
              <w:commentReference w:id="12"/>
            </w:r>
            <w:r w:rsidDel="00000000" w:rsidR="00000000" w:rsidRPr="00000000">
              <w:rPr>
                <w:rtl w:val="0"/>
              </w:rPr>
            </w:r>
          </w:p>
        </w:tc>
        <w:tc>
          <w:tcPr>
            <w:shd w:fill="bfd5ef" w:val="clear"/>
            <w:tcMar>
              <w:top w:w="0.0" w:type="dxa"/>
              <w:left w:w="0.0" w:type="dxa"/>
              <w:bottom w:w="0.0" w:type="dxa"/>
              <w:right w:w="0.0" w:type="dxa"/>
            </w:tcMar>
            <w:vAlign w:val="center"/>
          </w:tcPr>
          <w:p w:rsidR="00000000" w:rsidDel="00000000" w:rsidP="00000000" w:rsidRDefault="00000000" w:rsidRPr="00000000" w14:paraId="0000008E">
            <w:pPr>
              <w:pBdr>
                <w:top w:space="0" w:sz="0" w:val="nil"/>
                <w:left w:space="0" w:sz="0" w:val="nil"/>
                <w:bottom w:space="0" w:sz="0" w:val="nil"/>
                <w:right w:space="0" w:sz="0" w:val="nil"/>
                <w:between w:space="0" w:sz="0" w:val="nil"/>
              </w:pBdr>
              <w:rPr>
                <w:rFonts w:ascii="Calibri" w:cs="Calibri" w:eastAsia="Calibri" w:hAnsi="Calibri"/>
                <w:sz w:val="20"/>
                <w:szCs w:val="20"/>
              </w:rPr>
            </w:pPr>
            <w:sdt>
              <w:sdtPr>
                <w:id w:val="328494444"/>
                <w:tag w:val="goog_rdk_50"/>
              </w:sdtPr>
              <w:sdtContent>
                <w:commentRangeStart w:id="13"/>
              </w:sdtContent>
            </w:sdt>
            <w:r w:rsidDel="00000000" w:rsidR="00000000" w:rsidRPr="00000000">
              <w:rPr>
                <w:rFonts w:ascii="Calibri" w:cs="Calibri" w:eastAsia="Calibri" w:hAnsi="Calibri"/>
                <w:sz w:val="20"/>
                <w:szCs w:val="20"/>
                <w:rtl w:val="0"/>
              </w:rPr>
              <w:t xml:space="preserve">Survey Implementation</w:t>
            </w:r>
          </w:p>
        </w:tc>
        <w:tc>
          <w:tcPr>
            <w:shd w:fill="bfd5ef" w:val="clear"/>
            <w:tcMar>
              <w:top w:w="0.0" w:type="dxa"/>
              <w:left w:w="0.0" w:type="dxa"/>
              <w:bottom w:w="0.0" w:type="dxa"/>
              <w:right w:w="0.0" w:type="dxa"/>
            </w:tcMar>
            <w:vAlign w:val="center"/>
          </w:tcPr>
          <w:p w:rsidR="00000000" w:rsidDel="00000000" w:rsidP="00000000" w:rsidRDefault="00000000" w:rsidRPr="00000000" w14:paraId="0000008F">
            <w:pPr>
              <w:pBdr>
                <w:top w:space="0" w:sz="0" w:val="nil"/>
                <w:left w:space="0" w:sz="0" w:val="nil"/>
                <w:bottom w:space="0" w:sz="0" w:val="nil"/>
                <w:right w:space="0" w:sz="0" w:val="nil"/>
                <w:between w:space="0" w:sz="0" w:val="nil"/>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Trial Owners</w:t>
            </w:r>
          </w:p>
        </w:tc>
      </w:tr>
      <w:tr>
        <w:trPr>
          <w:cantSplit w:val="0"/>
          <w:trHeight w:val="200" w:hRule="atLeast"/>
          <w:tblHeader w:val="0"/>
        </w:trPr>
        <w:tc>
          <w:tcPr>
            <w:vMerge w:val="restart"/>
            <w:shd w:fill="ccc1d9" w:val="clear"/>
            <w:tcMar>
              <w:top w:w="0.0" w:type="dxa"/>
              <w:left w:w="0.0" w:type="dxa"/>
              <w:bottom w:w="0.0" w:type="dxa"/>
              <w:right w:w="0.0" w:type="dxa"/>
            </w:tcMar>
            <w:vAlign w:val="center"/>
          </w:tcPr>
          <w:p w:rsidR="00000000" w:rsidDel="00000000" w:rsidP="00000000" w:rsidRDefault="00000000" w:rsidRPr="00000000" w14:paraId="00000090">
            <w:pPr>
              <w:pBdr>
                <w:top w:space="0" w:sz="0" w:val="nil"/>
                <w:left w:space="0" w:sz="0" w:val="nil"/>
                <w:bottom w:space="0" w:sz="0" w:val="nil"/>
                <w:right w:space="0" w:sz="0" w:val="nil"/>
                <w:between w:space="0" w:sz="0" w:val="nil"/>
              </w:pBdr>
              <w:jc w:val="center"/>
              <w:rPr>
                <w:rFonts w:ascii="Calibri" w:cs="Calibri" w:eastAsia="Calibri" w:hAnsi="Calibri"/>
                <w:b w:val="1"/>
                <w:bCs w:val="1"/>
                <w:sz w:val="20"/>
                <w:szCs w:val="20"/>
              </w:rPr>
            </w:pPr>
            <w:commentRangeEnd w:id="13"/>
            <w:r w:rsidDel="00000000" w:rsidR="00000000" w:rsidRPr="00000000">
              <w:commentReference w:id="13"/>
            </w:r>
            <w:sdt>
              <w:sdtPr>
                <w:id w:val="-129377721"/>
                <w:tag w:val="goog_rdk_51"/>
              </w:sdtPr>
              <w:sdtContent>
                <w:commentRangeStart w:id="14"/>
              </w:sdtContent>
            </w:sdt>
            <w:r w:rsidDel="00000000" w:rsidR="00000000" w:rsidRPr="00000000">
              <w:rPr>
                <w:rFonts w:ascii="Calibri" w:cs="Calibri" w:eastAsia="Calibri" w:hAnsi="Calibri"/>
                <w:b w:val="1"/>
                <w:bCs w:val="1"/>
                <w:sz w:val="20"/>
                <w:szCs w:val="20"/>
                <w:rtl w:val="0"/>
              </w:rPr>
              <w:t xml:space="preserve">Inventory and Laboratory Teams</w:t>
            </w:r>
          </w:p>
        </w:tc>
        <w:tc>
          <w:tcPr>
            <w:shd w:fill="ccc1d9" w:val="clear"/>
            <w:tcMar>
              <w:top w:w="0.0" w:type="dxa"/>
              <w:left w:w="0.0" w:type="dxa"/>
              <w:bottom w:w="0.0" w:type="dxa"/>
              <w:right w:w="0.0" w:type="dxa"/>
            </w:tcMar>
            <w:vAlign w:val="center"/>
          </w:tcPr>
          <w:p w:rsidR="00000000" w:rsidDel="00000000" w:rsidP="00000000" w:rsidRDefault="00000000" w:rsidRPr="00000000" w14:paraId="00000091">
            <w:pPr>
              <w:pBdr>
                <w:top w:space="0" w:sz="0" w:val="nil"/>
                <w:left w:space="0" w:sz="0" w:val="nil"/>
                <w:bottom w:space="0" w:sz="0" w:val="nil"/>
                <w:right w:space="0" w:sz="0" w:val="nil"/>
                <w:between w:space="0" w:sz="0" w:val="nil"/>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Inventory management</w:t>
            </w:r>
          </w:p>
        </w:tc>
        <w:tc>
          <w:tcPr>
            <w:shd w:fill="ccc1d9" w:val="clear"/>
            <w:tcMar>
              <w:top w:w="0.0" w:type="dxa"/>
              <w:left w:w="0.0" w:type="dxa"/>
              <w:bottom w:w="0.0" w:type="dxa"/>
              <w:right w:w="0.0" w:type="dxa"/>
            </w:tcMar>
            <w:vAlign w:val="center"/>
          </w:tcPr>
          <w:p w:rsidR="00000000" w:rsidDel="00000000" w:rsidP="00000000" w:rsidRDefault="00000000" w:rsidRPr="00000000" w14:paraId="00000092">
            <w:pPr>
              <w:pBdr>
                <w:top w:space="0" w:sz="0" w:val="nil"/>
                <w:left w:space="0" w:sz="0" w:val="nil"/>
                <w:bottom w:space="0" w:sz="0" w:val="nil"/>
                <w:right w:space="0" w:sz="0" w:val="nil"/>
                <w:between w:space="0" w:sz="0" w:val="nil"/>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Station/Field Trials teams/Laboratory/Trial Owners</w:t>
            </w:r>
          </w:p>
        </w:tc>
      </w:tr>
      <w:tr>
        <w:trPr>
          <w:cantSplit w:val="0"/>
          <w:trHeight w:val="200" w:hRule="atLeast"/>
          <w:tblHeader w:val="0"/>
        </w:trPr>
        <w:tc>
          <w:tcPr>
            <w:vMerge w:val="continue"/>
            <w:shd w:fill="ccc1d9" w:val="clear"/>
            <w:tcMar>
              <w:top w:w="0.0" w:type="dxa"/>
              <w:left w:w="0.0" w:type="dxa"/>
              <w:bottom w:w="0.0" w:type="dxa"/>
              <w:right w:w="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commentRangeEnd w:id="14"/>
            <w:r w:rsidDel="00000000" w:rsidR="00000000" w:rsidRPr="00000000">
              <w:commentReference w:id="14"/>
            </w:r>
            <w:r w:rsidDel="00000000" w:rsidR="00000000" w:rsidRPr="00000000">
              <w:rPr>
                <w:rtl w:val="0"/>
              </w:rPr>
            </w:r>
          </w:p>
        </w:tc>
        <w:tc>
          <w:tcPr>
            <w:shd w:fill="ccc1d9" w:val="clear"/>
            <w:tcMar>
              <w:top w:w="0.0" w:type="dxa"/>
              <w:left w:w="0.0" w:type="dxa"/>
              <w:bottom w:w="0.0" w:type="dxa"/>
              <w:right w:w="0.0" w:type="dxa"/>
            </w:tcMar>
            <w:vAlign w:val="center"/>
          </w:tcPr>
          <w:p w:rsidR="00000000" w:rsidDel="00000000" w:rsidP="00000000" w:rsidRDefault="00000000" w:rsidRPr="00000000" w14:paraId="00000094">
            <w:pPr>
              <w:pBdr>
                <w:top w:space="0" w:sz="0" w:val="nil"/>
                <w:left w:space="0" w:sz="0" w:val="nil"/>
                <w:bottom w:space="0" w:sz="0" w:val="nil"/>
                <w:right w:space="0" w:sz="0" w:val="nil"/>
                <w:between w:space="0" w:sz="0" w:val="nil"/>
              </w:pBdr>
              <w:rPr>
                <w:rFonts w:ascii="Calibri" w:cs="Calibri" w:eastAsia="Calibri" w:hAnsi="Calibri"/>
                <w:sz w:val="20"/>
                <w:szCs w:val="20"/>
              </w:rPr>
            </w:pPr>
            <w:sdt>
              <w:sdtPr>
                <w:id w:val="1151745898"/>
                <w:tag w:val="goog_rdk_52"/>
              </w:sdtPr>
              <w:sdtContent>
                <w:commentRangeStart w:id="15"/>
              </w:sdtContent>
            </w:sdt>
            <w:r w:rsidDel="00000000" w:rsidR="00000000" w:rsidRPr="00000000">
              <w:rPr>
                <w:rFonts w:ascii="Calibri" w:cs="Calibri" w:eastAsia="Calibri" w:hAnsi="Calibri"/>
                <w:sz w:val="20"/>
                <w:szCs w:val="20"/>
                <w:rtl w:val="0"/>
              </w:rPr>
              <w:t xml:space="preserve">Inputs sourcing and packaging</w:t>
            </w:r>
          </w:p>
        </w:tc>
        <w:tc>
          <w:tcPr>
            <w:shd w:fill="ccc1d9" w:val="clear"/>
            <w:tcMar>
              <w:top w:w="0.0" w:type="dxa"/>
              <w:left w:w="0.0" w:type="dxa"/>
              <w:bottom w:w="0.0" w:type="dxa"/>
              <w:right w:w="0.0" w:type="dxa"/>
            </w:tcMar>
            <w:vAlign w:val="center"/>
          </w:tcPr>
          <w:p w:rsidR="00000000" w:rsidDel="00000000" w:rsidP="00000000" w:rsidRDefault="00000000" w:rsidRPr="00000000" w14:paraId="00000095">
            <w:pPr>
              <w:pBdr>
                <w:top w:space="0" w:sz="0" w:val="nil"/>
                <w:left w:space="0" w:sz="0" w:val="nil"/>
                <w:bottom w:space="0" w:sz="0" w:val="nil"/>
                <w:right w:space="0" w:sz="0" w:val="nil"/>
                <w:between w:space="0" w:sz="0" w:val="nil"/>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Trial Owners</w:t>
            </w:r>
          </w:p>
        </w:tc>
      </w:tr>
      <w:tr>
        <w:trPr>
          <w:cantSplit w:val="0"/>
          <w:trHeight w:val="200" w:hRule="atLeast"/>
          <w:tblHeader w:val="0"/>
        </w:trPr>
        <w:tc>
          <w:tcPr>
            <w:vMerge w:val="continue"/>
            <w:shd w:fill="ccc1d9" w:val="clear"/>
            <w:tcMar>
              <w:top w:w="0.0" w:type="dxa"/>
              <w:left w:w="0.0" w:type="dxa"/>
              <w:bottom w:w="0.0" w:type="dxa"/>
              <w:right w:w="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commentRangeEnd w:id="15"/>
            <w:r w:rsidDel="00000000" w:rsidR="00000000" w:rsidRPr="00000000">
              <w:commentReference w:id="15"/>
            </w:r>
            <w:r w:rsidDel="00000000" w:rsidR="00000000" w:rsidRPr="00000000">
              <w:rPr>
                <w:rtl w:val="0"/>
              </w:rPr>
            </w:r>
          </w:p>
        </w:tc>
        <w:tc>
          <w:tcPr>
            <w:shd w:fill="ccc1d9" w:val="clear"/>
            <w:tcMar>
              <w:top w:w="0.0" w:type="dxa"/>
              <w:left w:w="0.0" w:type="dxa"/>
              <w:bottom w:w="0.0" w:type="dxa"/>
              <w:right w:w="0.0" w:type="dxa"/>
            </w:tcMar>
            <w:vAlign w:val="center"/>
          </w:tcPr>
          <w:p w:rsidR="00000000" w:rsidDel="00000000" w:rsidP="00000000" w:rsidRDefault="00000000" w:rsidRPr="00000000" w14:paraId="00000097">
            <w:pPr>
              <w:pBdr>
                <w:top w:space="0" w:sz="0" w:val="nil"/>
                <w:left w:space="0" w:sz="0" w:val="nil"/>
                <w:bottom w:space="0" w:sz="0" w:val="nil"/>
                <w:right w:space="0" w:sz="0" w:val="nil"/>
                <w:between w:space="0" w:sz="0" w:val="nil"/>
              </w:pBdr>
              <w:rPr>
                <w:rFonts w:ascii="Calibri" w:cs="Calibri" w:eastAsia="Calibri" w:hAnsi="Calibri"/>
                <w:sz w:val="20"/>
                <w:szCs w:val="20"/>
              </w:rPr>
            </w:pPr>
            <w:sdt>
              <w:sdtPr>
                <w:id w:val="1485238644"/>
                <w:tag w:val="goog_rdk_53"/>
              </w:sdtPr>
              <w:sdtContent>
                <w:commentRangeStart w:id="16"/>
              </w:sdtContent>
            </w:sdt>
            <w:r w:rsidDel="00000000" w:rsidR="00000000" w:rsidRPr="00000000">
              <w:rPr>
                <w:rFonts w:ascii="Calibri" w:cs="Calibri" w:eastAsia="Calibri" w:hAnsi="Calibri"/>
                <w:sz w:val="20"/>
                <w:szCs w:val="20"/>
                <w:rtl w:val="0"/>
              </w:rPr>
              <w:t xml:space="preserve">Compost, Soil, and Plant Analysis</w:t>
            </w:r>
          </w:p>
        </w:tc>
        <w:tc>
          <w:tcPr>
            <w:shd w:fill="ccc1d9" w:val="clear"/>
            <w:tcMar>
              <w:top w:w="0.0" w:type="dxa"/>
              <w:left w:w="0.0" w:type="dxa"/>
              <w:bottom w:w="0.0" w:type="dxa"/>
              <w:right w:w="0.0" w:type="dxa"/>
            </w:tcMar>
            <w:vAlign w:val="center"/>
          </w:tcPr>
          <w:p w:rsidR="00000000" w:rsidDel="00000000" w:rsidP="00000000" w:rsidRDefault="00000000" w:rsidRPr="00000000" w14:paraId="00000098">
            <w:pPr>
              <w:pBdr>
                <w:top w:space="0" w:sz="0" w:val="nil"/>
                <w:left w:space="0" w:sz="0" w:val="nil"/>
                <w:bottom w:space="0" w:sz="0" w:val="nil"/>
                <w:right w:space="0" w:sz="0" w:val="nil"/>
                <w:between w:space="0" w:sz="0" w:val="nil"/>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Trial Owners</w:t>
            </w:r>
          </w:p>
        </w:tc>
      </w:tr>
      <w:tr>
        <w:trPr>
          <w:cantSplit w:val="0"/>
          <w:tblHeader w:val="0"/>
        </w:trPr>
        <w:tc>
          <w:tcPr>
            <w:shd w:fill="d7e3bc" w:val="clear"/>
            <w:tcMar>
              <w:top w:w="0.0" w:type="dxa"/>
              <w:left w:w="0.0" w:type="dxa"/>
              <w:bottom w:w="0.0" w:type="dxa"/>
              <w:right w:w="0.0" w:type="dxa"/>
            </w:tcMar>
            <w:vAlign w:val="center"/>
          </w:tcPr>
          <w:p w:rsidR="00000000" w:rsidDel="00000000" w:rsidP="00000000" w:rsidRDefault="00000000" w:rsidRPr="00000000" w14:paraId="00000099">
            <w:pPr>
              <w:pBdr>
                <w:top w:space="0" w:sz="0" w:val="nil"/>
                <w:left w:space="0" w:sz="0" w:val="nil"/>
                <w:bottom w:space="0" w:sz="0" w:val="nil"/>
                <w:right w:space="0" w:sz="0" w:val="nil"/>
                <w:between w:space="0" w:sz="0" w:val="nil"/>
              </w:pBdr>
              <w:jc w:val="center"/>
              <w:rPr>
                <w:rFonts w:ascii="Calibri" w:cs="Calibri" w:eastAsia="Calibri" w:hAnsi="Calibri"/>
                <w:b w:val="1"/>
                <w:bCs w:val="1"/>
                <w:sz w:val="20"/>
                <w:szCs w:val="20"/>
              </w:rPr>
            </w:pPr>
            <w:commentRangeEnd w:id="16"/>
            <w:r w:rsidDel="00000000" w:rsidR="00000000" w:rsidRPr="00000000">
              <w:commentReference w:id="16"/>
            </w:r>
            <w:sdt>
              <w:sdtPr>
                <w:id w:val="384770735"/>
                <w:tag w:val="goog_rdk_54"/>
              </w:sdtPr>
              <w:sdtContent>
                <w:commentRangeStart w:id="17"/>
              </w:sdtContent>
            </w:sdt>
            <w:r w:rsidDel="00000000" w:rsidR="00000000" w:rsidRPr="00000000">
              <w:rPr>
                <w:rFonts w:ascii="Calibri" w:cs="Calibri" w:eastAsia="Calibri" w:hAnsi="Calibri"/>
                <w:b w:val="1"/>
                <w:bCs w:val="1"/>
                <w:sz w:val="20"/>
                <w:szCs w:val="20"/>
                <w:rtl w:val="0"/>
              </w:rPr>
              <w:t xml:space="preserve">Station and Field trials teams</w:t>
            </w:r>
          </w:p>
        </w:tc>
        <w:tc>
          <w:tcPr>
            <w:shd w:fill="d7e3bc" w:val="clear"/>
            <w:tcMar>
              <w:top w:w="0.0" w:type="dxa"/>
              <w:left w:w="0.0" w:type="dxa"/>
              <w:bottom w:w="0.0" w:type="dxa"/>
              <w:right w:w="0.0" w:type="dxa"/>
            </w:tcMar>
            <w:vAlign w:val="center"/>
          </w:tcPr>
          <w:p w:rsidR="00000000" w:rsidDel="00000000" w:rsidP="00000000" w:rsidRDefault="00000000" w:rsidRPr="00000000" w14:paraId="0000009A">
            <w:pPr>
              <w:pBdr>
                <w:top w:space="0" w:sz="0" w:val="nil"/>
                <w:left w:space="0" w:sz="0" w:val="nil"/>
                <w:bottom w:space="0" w:sz="0" w:val="nil"/>
                <w:right w:space="0" w:sz="0" w:val="nil"/>
                <w:between w:space="0" w:sz="0" w:val="nil"/>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Trial implementation</w:t>
            </w:r>
          </w:p>
        </w:tc>
        <w:tc>
          <w:tcPr>
            <w:shd w:fill="d7e3bc" w:val="clear"/>
            <w:tcMar>
              <w:top w:w="0.0" w:type="dxa"/>
              <w:left w:w="0.0" w:type="dxa"/>
              <w:bottom w:w="0.0" w:type="dxa"/>
              <w:right w:w="0.0" w:type="dxa"/>
            </w:tcMar>
            <w:vAlign w:val="center"/>
          </w:tcPr>
          <w:p w:rsidR="00000000" w:rsidDel="00000000" w:rsidP="00000000" w:rsidRDefault="00000000" w:rsidRPr="00000000" w14:paraId="0000009B">
            <w:pPr>
              <w:pBdr>
                <w:top w:space="0" w:sz="0" w:val="nil"/>
                <w:left w:space="0" w:sz="0" w:val="nil"/>
                <w:bottom w:space="0" w:sz="0" w:val="nil"/>
                <w:right w:space="0" w:sz="0" w:val="nil"/>
                <w:between w:space="0" w:sz="0" w:val="nil"/>
              </w:pBd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Trial owners</w:t>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left" w:leader="none" w:pos="1740"/>
        </w:tabs>
        <w:rPr>
          <w:rFonts w:ascii="Calibri" w:cs="Calibri" w:eastAsia="Calibri" w:hAnsi="Calibri"/>
        </w:rPr>
      </w:pP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left" w:leader="none" w:pos="1740"/>
        </w:tabs>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1740"/>
        </w:tabs>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4"/>
        <w:shd w:fill="006666" w:val="clear"/>
        <w:spacing w:after="0" w:before="0" w:line="275" w:lineRule="auto"/>
        <w:rPr>
          <w:rFonts w:ascii="Calibri" w:cs="Calibri" w:eastAsia="Calibri" w:hAnsi="Calibri"/>
          <w:color w:val="ffffff"/>
        </w:rPr>
      </w:pPr>
      <w:bookmarkStart w:colFirst="0" w:colLast="0" w:name="_heading=h.79ha0d41ojkb" w:id="7"/>
      <w:bookmarkEnd w:id="7"/>
      <w:r w:rsidDel="00000000" w:rsidR="00000000" w:rsidRPr="00000000">
        <w:rPr>
          <w:rFonts w:ascii="Calibri" w:cs="Calibri" w:eastAsia="Calibri" w:hAnsi="Calibri"/>
          <w:color w:val="ffffff"/>
          <w:rtl w:val="0"/>
        </w:rPr>
        <w:t xml:space="preserve">4. Important dates</w:t>
      </w:r>
      <w:bookmarkStart w:colFirst="0" w:colLast="0" w:name="bookmark=id.l7r9stuqo8dw" w:id="6"/>
      <w:bookmarkEnd w:id="6"/>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left" w:leader="none" w:pos="1740"/>
        </w:tabs>
        <w:rPr>
          <w:rFonts w:ascii="Calibri" w:cs="Calibri" w:eastAsia="Calibri" w:hAnsi="Calibri"/>
          <w:i w:val="1"/>
          <w:iCs w:val="1"/>
          <w:color w:val="1e1c11"/>
          <w:sz w:val="20"/>
          <w:szCs w:val="2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left" w:leader="none" w:pos="1740"/>
        </w:tabs>
        <w:jc w:val="both"/>
        <w:rPr>
          <w:rFonts w:ascii="Calibri" w:cs="Calibri" w:eastAsia="Calibri" w:hAnsi="Calibri"/>
          <w:b w:val="1"/>
          <w:bCs w:val="1"/>
          <w:color w:val="1b1c1d"/>
        </w:rPr>
      </w:pPr>
      <w:sdt>
        <w:sdtPr>
          <w:id w:val="1950310501"/>
          <w:tag w:val="goog_rdk_56"/>
        </w:sdtPr>
        <w:sdtContent>
          <w:ins w:author="James Ellison" w:id="19" w:date="2026-03-12T14:32:20Z"/>
          <w:sdt>
            <w:sdtPr>
              <w:id w:val="1053190914"/>
              <w:tag w:val="goog_rdk_57"/>
            </w:sdtPr>
            <w:sdtContent>
              <w:ins w:author="James Ellison" w:id="19" w:date="2026-03-12T14:32:20Z">
                <w:r w:rsidDel="00000000" w:rsidR="00000000" w:rsidRPr="00000000">
                  <w:rPr>
                    <w:rFonts w:ascii="Calibri" w:cs="Calibri" w:eastAsia="Calibri" w:hAnsi="Calibri"/>
                    <w:color w:val="1b1c1d"/>
                    <w:rtl w:val="0"/>
                    <w:rPrChange w:author="James Ellison" w:id="20" w:date="2026-03-12T14:32:20Z">
                      <w:rPr>
                        <w:rFonts w:ascii="Calibri" w:cs="Calibri" w:eastAsia="Calibri" w:hAnsi="Calibri"/>
                        <w:i w:val="1"/>
                        <w:iCs w:val="1"/>
                        <w:color w:val="1e1c11"/>
                        <w:sz w:val="20"/>
                        <w:szCs w:val="20"/>
                      </w:rPr>
                    </w:rPrChange>
                  </w:rPr>
                  <w:t xml:space="preserve">Effective </w:t>
                </w:r>
              </w:ins>
            </w:sdtContent>
          </w:sdt>
          <w:ins w:author="James Ellison" w:id="19" w:date="2026-03-12T14:32:20Z"/>
        </w:sdtContent>
      </w:sdt>
      <w:sdt>
        <w:sdtPr>
          <w:id w:val="438093139"/>
          <w:tag w:val="goog_rdk_58"/>
        </w:sdtPr>
        <w:sdtContent>
          <w:del w:author="James Ellison" w:id="19" w:date="2026-03-12T14:32:20Z"/>
          <w:sdt>
            <w:sdtPr>
              <w:id w:val="-707006797"/>
              <w:tag w:val="goog_rdk_59"/>
            </w:sdtPr>
            <w:sdtContent>
              <w:del w:author="James Ellison" w:id="19" w:date="2026-03-12T14:32:20Z">
                <w:r w:rsidDel="00000000" w:rsidR="00000000" w:rsidRPr="00000000">
                  <w:rPr>
                    <w:rFonts w:ascii="Calibri" w:cs="Calibri" w:eastAsia="Calibri" w:hAnsi="Calibri"/>
                    <w:color w:val="1b1c1d"/>
                    <w:rtl w:val="0"/>
                    <w:rPrChange w:author="James Ellison" w:id="20" w:date="2026-03-12T14:32:20Z">
                      <w:rPr>
                        <w:rFonts w:ascii="Calibri" w:cs="Calibri" w:eastAsia="Calibri" w:hAnsi="Calibri"/>
                        <w:color w:val="1b1c1d"/>
                      </w:rPr>
                    </w:rPrChange>
                  </w:rPr>
                  <w:delText xml:space="preserve">Optimal </w:delText>
                </w:r>
              </w:del>
            </w:sdtContent>
          </w:sdt>
          <w:del w:author="James Ellison" w:id="19" w:date="2026-03-12T14:32:20Z"/>
        </w:sdtContent>
      </w:sdt>
      <w:r w:rsidDel="00000000" w:rsidR="00000000" w:rsidRPr="00000000">
        <w:rPr>
          <w:rFonts w:ascii="Calibri" w:cs="Calibri" w:eastAsia="Calibri" w:hAnsi="Calibri"/>
          <w:color w:val="1b1c1d"/>
          <w:rtl w:val="0"/>
        </w:rPr>
        <w:t xml:space="preserve">collaboration between INN teams relies on each party aligning its operations with the </w:t>
      </w:r>
      <w:sdt>
        <w:sdtPr>
          <w:id w:val="-1836914671"/>
          <w:tag w:val="goog_rdk_60"/>
        </w:sdtPr>
        <w:sdtContent>
          <w:commentRangeStart w:id="18"/>
        </w:sdtContent>
      </w:sdt>
      <w:commentRangeEnd w:id="18"/>
      <w:r w:rsidDel="00000000" w:rsidR="00000000" w:rsidRPr="00000000">
        <w:commentReference w:id="18"/>
      </w:r>
      <w:sdt>
        <w:sdtPr>
          <w:id w:val="-2064012528"/>
          <w:tag w:val="goog_rdk_61"/>
        </w:sdtPr>
        <w:sdtContent>
          <w:del w:author="James Ellison" w:id="21" w:date="2026-03-12T14:25:29Z">
            <w:r w:rsidDel="00000000" w:rsidR="00000000" w:rsidRPr="00000000">
              <w:fldChar w:fldCharType="begin"/>
              <w:delInstrText xml:space="preserve"> HYPERLINK "https://docs.google.com/spreadsheets/d/1RnPseRDkJ2wAD_rLiccZ1zUHtQXaEoBL/edit?usp=sharing&amp;ouid=105676015854990432406&amp;rtpof=true&amp;sd=true" </w:delInstrText>
              <w:fldChar w:fldCharType="separate"/>
            </w:r>
            <w:r w:rsidDel="00000000" w:rsidR="00000000" w:rsidRPr="00000000">
              <w:rPr>
                <w:rFonts w:ascii="Calibri" w:cs="Calibri" w:eastAsia="Calibri" w:hAnsi="Calibri"/>
                <w:color w:val="0000ff"/>
                <w:u w:val="single"/>
                <w:rtl w:val="0"/>
              </w:rPr>
              <w:delText xml:space="preserve">INN </w:delText>
            </w:r>
            <w:r w:rsidDel="00000000" w:rsidR="00000000" w:rsidRPr="00000000">
              <w:fldChar w:fldCharType="end"/>
            </w:r>
          </w:del>
        </w:sdtContent>
      </w:sdt>
      <w:sdt>
        <w:sdtPr>
          <w:id w:val="865143357"/>
          <w:tag w:val="goog_rdk_62"/>
        </w:sdtPr>
        <w:sdtContent>
          <w:ins w:author="James Ellison" w:id="21" w:date="2026-03-12T14:25:29Z">
            <w:r w:rsidDel="00000000" w:rsidR="00000000" w:rsidRPr="00000000">
              <w:fldChar w:fldCharType="begin"/>
              <w:instrText xml:space="preserve"> HYPERLINK "https://docs.google.com/spreadsheets/d/1pMElfXLRqiXPRnD4IEZ9ls8CEXsS_KnkUZDFK94AtaM/edit?pli=1&amp;gid=2082211502#gid=2082211502" </w:instrText>
              <w:fldChar w:fldCharType="separate"/>
            </w:r>
            <w:r w:rsidDel="00000000" w:rsidR="00000000" w:rsidRPr="00000000">
              <w:rPr>
                <w:rFonts w:ascii="Calibri" w:cs="Calibri" w:eastAsia="Calibri" w:hAnsi="Calibri"/>
                <w:color w:val="1155cc"/>
                <w:u w:val="single"/>
                <w:rtl w:val="0"/>
              </w:rPr>
              <w:t xml:space="preserve">INN </w:t>
            </w:r>
            <w:r w:rsidDel="00000000" w:rsidR="00000000" w:rsidRPr="00000000">
              <w:fldChar w:fldCharType="end"/>
            </w:r>
          </w:ins>
        </w:sdtContent>
      </w:sdt>
      <w:sdt>
        <w:sdtPr>
          <w:id w:val="1806041170"/>
          <w:tag w:val="goog_rdk_63"/>
        </w:sdtPr>
        <w:sdtContent>
          <w:ins w:author="James Ellison" w:id="22" w:date="2026-03-12T14:25:34Z">
            <w:r w:rsidDel="00000000" w:rsidR="00000000" w:rsidRPr="00000000">
              <w:fldChar w:fldCharType="begin"/>
            </w:r>
            <w:r w:rsidDel="00000000" w:rsidR="00000000" w:rsidRPr="00000000">
              <w:instrText xml:space="preserve">HYPERLINK "https://docs.google.com/spreadsheets/d/1pMElfXLRqiXPRnD4IEZ9ls8CEXsS_KnkUZDFK94AtaM/edit?pli=1&amp;gid=2082211502#gid=2082211502"</w:instrText>
            </w:r>
            <w:r w:rsidDel="00000000" w:rsidR="00000000" w:rsidRPr="00000000">
              <w:fldChar w:fldCharType="separate"/>
            </w:r>
            <w:r w:rsidDel="00000000" w:rsidR="00000000" w:rsidRPr="00000000">
              <w:rPr>
                <w:rFonts w:ascii="Calibri" w:cs="Calibri" w:eastAsia="Calibri" w:hAnsi="Calibri"/>
                <w:color w:val="1155cc"/>
                <w:u w:val="single"/>
                <w:rtl w:val="0"/>
              </w:rPr>
              <w:t xml:space="preserve">trial </w:t>
            </w:r>
            <w:r w:rsidDel="00000000" w:rsidR="00000000" w:rsidRPr="00000000">
              <w:fldChar w:fldCharType="end"/>
            </w:r>
            <w:r w:rsidDel="00000000" w:rsidR="00000000" w:rsidRPr="00000000">
              <w:fldChar w:fldCharType="begin"/>
            </w:r>
            <w:r w:rsidDel="00000000" w:rsidR="00000000" w:rsidRPr="00000000">
              <w:instrText xml:space="preserve">HYPERLINK "https://docs.google.com/spreadsheets/d/1pMElfXLRqiXPRnD4IEZ9ls8CEXsS_KnkUZDFK94AtaM/edit?pli=1&amp;gid=2082211502#gid=2082211502"</w:instrText>
            </w:r>
            <w:r w:rsidDel="00000000" w:rsidR="00000000" w:rsidRPr="00000000">
              <w:fldChar w:fldCharType="separate"/>
            </w:r>
            <w:r w:rsidDel="00000000" w:rsidR="00000000" w:rsidRPr="00000000">
              <w:rPr>
                <w:rFonts w:ascii="Calibri" w:cs="Calibri" w:eastAsia="Calibri" w:hAnsi="Calibri"/>
                <w:color w:val="1155cc"/>
                <w:u w:val="single"/>
                <w:rtl w:val="0"/>
              </w:rPr>
              <w:t xml:space="preserve">planning calendar</w:t>
            </w:r>
            <w:r w:rsidDel="00000000" w:rsidR="00000000" w:rsidRPr="00000000">
              <w:fldChar w:fldCharType="end"/>
            </w:r>
            <w:sdt>
              <w:sdtPr>
                <w:id w:val="1329936141"/>
                <w:tag w:val="goog_rdk_64"/>
              </w:sdtPr>
              <w:sdtContent>
                <w:del w:author="James Ellison" w:id="22" w:date="2026-03-12T14:25:34Z">
                  <w:r w:rsidDel="00000000" w:rsidR="00000000" w:rsidRPr="00000000">
                    <w:fldChar w:fldCharType="begin"/>
                  </w:r>
                  <w:r w:rsidDel="00000000" w:rsidR="00000000" w:rsidRPr="00000000">
                    <w:delInstrText xml:space="preserve">HYPERLINK "https://docs.google.com/spreadsheets/d/1pMElfXLRqiXPRnD4IEZ9ls8CEXsS_KnkUZDFK94AtaM/edit?pli=1&amp;gid=2082211502#gid=2082211502"</w:delInstrText>
                  </w:r>
                  <w:r w:rsidDel="00000000" w:rsidR="00000000" w:rsidRPr="00000000">
                    <w:fldChar w:fldCharType="separate"/>
                  </w:r>
                  <w:r w:rsidDel="00000000" w:rsidR="00000000" w:rsidRPr="00000000">
                    <w:rPr>
                      <w:rFonts w:ascii="Calibri" w:cs="Calibri" w:eastAsia="Calibri" w:hAnsi="Calibri"/>
                      <w:color w:val="1155cc"/>
                      <w:u w:val="single"/>
                      <w:rtl w:val="0"/>
                    </w:rPr>
                    <w:delText xml:space="preserve">planning</w:delText>
                  </w:r>
                  <w:r w:rsidDel="00000000" w:rsidR="00000000" w:rsidRPr="00000000">
                    <w:fldChar w:fldCharType="end"/>
                  </w:r>
                </w:del>
              </w:sdtContent>
            </w:sdt>
          </w:ins>
        </w:sdtContent>
      </w:sdt>
      <w:sdt>
        <w:sdtPr>
          <w:id w:val="-319638892"/>
          <w:tag w:val="goog_rdk_65"/>
        </w:sdtPr>
        <w:sdtContent>
          <w:del w:author="James Ellison" w:id="22" w:date="2026-03-12T14:25:34Z">
            <w:r w:rsidDel="00000000" w:rsidR="00000000" w:rsidRPr="00000000">
              <w:fldChar w:fldCharType="begin"/>
            </w:r>
            <w:r w:rsidDel="00000000" w:rsidR="00000000" w:rsidRPr="00000000">
              <w:delInstrText xml:space="preserve">HYPERLINK "https://docs.google.com/spreadsheets/d/1pMElfXLRqiXPRnD4IEZ9ls8CEXsS_KnkUZDFK94AtaM/edit?pli=1&amp;gid=2082211502#gid=2082211502"</w:delInstrText>
            </w:r>
            <w:r w:rsidDel="00000000" w:rsidR="00000000" w:rsidRPr="00000000">
              <w:fldChar w:fldCharType="separate"/>
            </w:r>
            <w:r w:rsidDel="00000000" w:rsidR="00000000" w:rsidRPr="00000000">
              <w:rPr>
                <w:rFonts w:ascii="Calibri" w:cs="Calibri" w:eastAsia="Calibri" w:hAnsi="Calibri"/>
                <w:color w:val="1155cc"/>
                <w:u w:val="single"/>
                <w:rtl w:val="0"/>
              </w:rPr>
              <w:delText xml:space="preserve">seasonal calendar</w:delText>
            </w:r>
            <w:r w:rsidDel="00000000" w:rsidR="00000000" w:rsidRPr="00000000">
              <w:fldChar w:fldCharType="end"/>
            </w:r>
          </w:del>
        </w:sdtContent>
      </w:sdt>
      <w:r w:rsidDel="00000000" w:rsidR="00000000" w:rsidRPr="00000000">
        <w:rPr>
          <w:rFonts w:ascii="Calibri" w:cs="Calibri" w:eastAsia="Calibri" w:hAnsi="Calibri"/>
          <w:color w:val="1b1c1d"/>
          <w:rtl w:val="0"/>
        </w:rPr>
        <w:t xml:space="preserve">. The table below indicates the standard dates for specific events that determine the quality of smooth season preparation, as they are indicated by the calendar. </w:t>
      </w:r>
      <w:r w:rsidDel="00000000" w:rsidR="00000000" w:rsidRPr="00000000">
        <w:rPr>
          <w:rFonts w:ascii="Calibri" w:cs="Calibri" w:eastAsia="Calibri" w:hAnsi="Calibri"/>
          <w:b w:val="1"/>
          <w:bCs w:val="1"/>
          <w:color w:val="1b1c1d"/>
          <w:rtl w:val="0"/>
        </w:rPr>
        <w:t xml:space="preserve">INN </w:t>
      </w:r>
      <w:sdt>
        <w:sdtPr>
          <w:id w:val="1868757177"/>
          <w:tag w:val="goog_rdk_66"/>
        </w:sdtPr>
        <w:sdtContent>
          <w:ins w:author="James Ellison" w:id="23" w:date="2026-03-12T14:33:55Z">
            <w:r w:rsidDel="00000000" w:rsidR="00000000" w:rsidRPr="00000000">
              <w:rPr>
                <w:rFonts w:ascii="Calibri" w:cs="Calibri" w:eastAsia="Calibri" w:hAnsi="Calibri"/>
                <w:b w:val="1"/>
                <w:bCs w:val="1"/>
                <w:color w:val="1b1c1d"/>
                <w:rtl w:val="0"/>
              </w:rPr>
              <w:t xml:space="preserve">staffers </w:t>
            </w:r>
          </w:ins>
          <w:sdt>
            <w:sdtPr>
              <w:id w:val="1569151761"/>
              <w:tag w:val="goog_rdk_67"/>
            </w:sdtPr>
            <w:sdtContent>
              <w:ins w:author="James Ellison" w:id="23" w:date="2026-03-12T14:33:55Z">
                <w:r w:rsidDel="00000000" w:rsidR="00000000" w:rsidRPr="00000000">
                  <w:rPr>
                    <w:rFonts w:ascii="Calibri" w:cs="Calibri" w:eastAsia="Calibri" w:hAnsi="Calibri"/>
                    <w:b w:val="1"/>
                    <w:bCs w:val="1"/>
                    <w:color w:val="1b1c1d"/>
                    <w:rtl w:val="0"/>
                    <w:rPrChange w:author="James Ellison" w:id="24" w:date="2026-03-12T14:33:55Z">
                      <w:rPr>
                        <w:rFonts w:ascii="Calibri" w:cs="Calibri" w:eastAsia="Calibri" w:hAnsi="Calibri"/>
                        <w:b w:val="1"/>
                        <w:bCs w:val="1"/>
                        <w:color w:val="1b1c1d"/>
                      </w:rPr>
                    </w:rPrChange>
                  </w:rPr>
                  <w:t xml:space="preserve">commit</w:t>
                </w:r>
              </w:ins>
            </w:sdtContent>
          </w:sdt>
          <w:ins w:author="James Ellison" w:id="23" w:date="2026-03-12T14:33:55Z"/>
        </w:sdtContent>
      </w:sdt>
      <w:sdt>
        <w:sdtPr>
          <w:id w:val="834363480"/>
          <w:tag w:val="goog_rdk_68"/>
        </w:sdtPr>
        <w:sdtContent>
          <w:del w:author="James Ellison" w:id="23" w:date="2026-03-12T14:33:55Z"/>
          <w:sdt>
            <w:sdtPr>
              <w:id w:val="404505713"/>
              <w:tag w:val="goog_rdk_69"/>
            </w:sdtPr>
            <w:sdtContent>
              <w:del w:author="James Ellison" w:id="23" w:date="2026-03-12T14:33:55Z">
                <w:r w:rsidDel="00000000" w:rsidR="00000000" w:rsidRPr="00000000">
                  <w:rPr>
                    <w:rFonts w:ascii="Calibri" w:cs="Calibri" w:eastAsia="Calibri" w:hAnsi="Calibri"/>
                    <w:b w:val="1"/>
                    <w:bCs w:val="1"/>
                    <w:color w:val="1b1c1d"/>
                    <w:rtl w:val="0"/>
                    <w:rPrChange w:author="James Ellison" w:id="24" w:date="2026-03-12T14:33:55Z">
                      <w:rPr>
                        <w:rFonts w:ascii="Calibri" w:cs="Calibri" w:eastAsia="Calibri" w:hAnsi="Calibri"/>
                        <w:b w:val="1"/>
                        <w:bCs w:val="1"/>
                        <w:color w:val="1b1c1d"/>
                      </w:rPr>
                    </w:rPrChange>
                  </w:rPr>
                  <w:delText xml:space="preserve">commits</w:delText>
                </w:r>
              </w:del>
            </w:sdtContent>
          </w:sdt>
          <w:del w:author="James Ellison" w:id="23" w:date="2026-03-12T14:33:55Z"/>
        </w:sdtContent>
      </w:sdt>
      <w:r w:rsidDel="00000000" w:rsidR="00000000" w:rsidRPr="00000000">
        <w:rPr>
          <w:rFonts w:ascii="Calibri" w:cs="Calibri" w:eastAsia="Calibri" w:hAnsi="Calibri"/>
          <w:b w:val="1"/>
          <w:bCs w:val="1"/>
          <w:color w:val="1b1c1d"/>
          <w:rtl w:val="0"/>
        </w:rPr>
        <w:t xml:space="preserve"> to ensuring these events happen by the indicated dates!</w:t>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left" w:leader="none" w:pos="1740"/>
        </w:tabs>
        <w:jc w:val="both"/>
        <w:rPr>
          <w:rFonts w:ascii="Calibri" w:cs="Calibri" w:eastAsia="Calibri" w:hAnsi="Calibri"/>
          <w:color w:val="1b1c1d"/>
        </w:rPr>
      </w:pPr>
      <w:r w:rsidDel="00000000" w:rsidR="00000000" w:rsidRPr="00000000">
        <w:rPr>
          <w:rtl w:val="0"/>
        </w:rPr>
      </w:r>
    </w:p>
    <w:tbl>
      <w:tblPr>
        <w:tblStyle w:val="Table2"/>
        <w:tblW w:w="10740.0" w:type="dxa"/>
        <w:jc w:val="left"/>
        <w:tblBorders>
          <w:top w:color="134f5c" w:space="0" w:sz="4" w:val="single"/>
          <w:left w:color="134f5c" w:space="0" w:sz="4" w:val="single"/>
          <w:bottom w:color="134f5c" w:space="0" w:sz="4" w:val="single"/>
          <w:right w:color="134f5c" w:space="0" w:sz="4" w:val="single"/>
          <w:insideH w:color="134f5c" w:space="0" w:sz="4" w:val="single"/>
          <w:insideV w:color="134f5c" w:space="0" w:sz="4" w:val="single"/>
        </w:tblBorders>
        <w:tblLayout w:type="fixed"/>
        <w:tblLook w:val="0400"/>
      </w:tblPr>
      <w:tblGrid>
        <w:gridCol w:w="480"/>
        <w:gridCol w:w="6375"/>
        <w:gridCol w:w="1380"/>
        <w:gridCol w:w="1305"/>
        <w:gridCol w:w="1200"/>
        <w:tblGridChange w:id="0">
          <w:tblGrid>
            <w:gridCol w:w="480"/>
            <w:gridCol w:w="6375"/>
            <w:gridCol w:w="1380"/>
            <w:gridCol w:w="1305"/>
            <w:gridCol w:w="1200"/>
          </w:tblGrid>
        </w:tblGridChange>
      </w:tblGrid>
      <w:tr>
        <w:trPr>
          <w:cantSplit w:val="0"/>
          <w:tblHeader w:val="0"/>
        </w:trPr>
        <w:tc>
          <w:tcPr>
            <w:shd w:fill="006666" w:val="clear"/>
            <w:vAlign w:val="center"/>
          </w:tcPr>
          <w:p w:rsidR="00000000" w:rsidDel="00000000" w:rsidP="00000000" w:rsidRDefault="00000000" w:rsidRPr="00000000" w14:paraId="000000A3">
            <w:pPr>
              <w:tabs>
                <w:tab w:val="left" w:leader="none" w:pos="1740"/>
              </w:tabs>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No</w:t>
            </w:r>
          </w:p>
        </w:tc>
        <w:tc>
          <w:tcPr>
            <w:shd w:fill="006666" w:val="clear"/>
            <w:vAlign w:val="center"/>
          </w:tcPr>
          <w:p w:rsidR="00000000" w:rsidDel="00000000" w:rsidP="00000000" w:rsidRDefault="00000000" w:rsidRPr="00000000" w14:paraId="000000A4">
            <w:pPr>
              <w:tabs>
                <w:tab w:val="left" w:leader="none" w:pos="1740"/>
              </w:tabs>
              <w:jc w:val="both"/>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Event</w:t>
            </w:r>
          </w:p>
        </w:tc>
        <w:tc>
          <w:tcPr>
            <w:shd w:fill="006666" w:val="clear"/>
            <w:vAlign w:val="center"/>
          </w:tcPr>
          <w:p w:rsidR="00000000" w:rsidDel="00000000" w:rsidP="00000000" w:rsidRDefault="00000000" w:rsidRPr="00000000" w14:paraId="000000A5">
            <w:pPr>
              <w:tabs>
                <w:tab w:val="left" w:leader="none" w:pos="1740"/>
              </w:tabs>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A Season Date</w:t>
            </w:r>
          </w:p>
        </w:tc>
        <w:tc>
          <w:tcPr>
            <w:shd w:fill="006666" w:val="clear"/>
            <w:vAlign w:val="center"/>
          </w:tcPr>
          <w:p w:rsidR="00000000" w:rsidDel="00000000" w:rsidP="00000000" w:rsidRDefault="00000000" w:rsidRPr="00000000" w14:paraId="000000A6">
            <w:pPr>
              <w:tabs>
                <w:tab w:val="left" w:leader="none" w:pos="1740"/>
              </w:tabs>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B Season Date</w:t>
            </w:r>
          </w:p>
        </w:tc>
        <w:tc>
          <w:tcPr>
            <w:shd w:fill="006666" w:val="clear"/>
            <w:vAlign w:val="center"/>
          </w:tcPr>
          <w:p w:rsidR="00000000" w:rsidDel="00000000" w:rsidP="00000000" w:rsidRDefault="00000000" w:rsidRPr="00000000" w14:paraId="000000A7">
            <w:pPr>
              <w:tabs>
                <w:tab w:val="left" w:leader="none" w:pos="1740"/>
              </w:tabs>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C Season Date</w:t>
            </w:r>
          </w:p>
        </w:tc>
      </w:tr>
      <w:tr>
        <w:trPr>
          <w:cantSplit w:val="0"/>
          <w:tblHeader w:val="0"/>
        </w:trPr>
        <w:tc>
          <w:tcPr>
            <w:vAlign w:val="center"/>
          </w:tcPr>
          <w:p w:rsidR="00000000" w:rsidDel="00000000" w:rsidP="00000000" w:rsidRDefault="00000000" w:rsidRPr="00000000" w14:paraId="000000A8">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1</w:t>
            </w:r>
          </w:p>
        </w:tc>
        <w:tc>
          <w:tcPr>
            <w:vAlign w:val="center"/>
          </w:tcPr>
          <w:p w:rsidR="00000000" w:rsidDel="00000000" w:rsidP="00000000" w:rsidRDefault="00000000" w:rsidRPr="00000000" w14:paraId="000000A9">
            <w:pPr>
              <w:tabs>
                <w:tab w:val="left" w:leader="none" w:pos="1740"/>
              </w:tabs>
              <w:jc w:val="both"/>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Sharing the list of varieties/imported items sourced through G</w:t>
            </w:r>
            <w:sdt>
              <w:sdtPr>
                <w:id w:val="-156734314"/>
                <w:tag w:val="goog_rdk_70"/>
              </w:sdtPr>
              <w:sdtContent>
                <w:ins w:author="James Ellison" w:id="25" w:date="2026-03-12T14:32:46Z">
                  <w:r w:rsidDel="00000000" w:rsidR="00000000" w:rsidRPr="00000000">
                    <w:rPr>
                      <w:rFonts w:ascii="Calibri" w:cs="Calibri" w:eastAsia="Calibri" w:hAnsi="Calibri"/>
                      <w:color w:val="1b1c1d"/>
                      <w:sz w:val="20"/>
                      <w:szCs w:val="20"/>
                      <w:rtl w:val="0"/>
                    </w:rPr>
                    <w:t xml:space="preserve">lobal Sourcing (seed + non-ag)</w:t>
                  </w:r>
                </w:ins>
              </w:sdtContent>
            </w:sdt>
            <w:sdt>
              <w:sdtPr>
                <w:id w:val="588916034"/>
                <w:tag w:val="goog_rdk_71"/>
              </w:sdtPr>
              <w:sdtContent>
                <w:del w:author="James Ellison" w:id="25" w:date="2026-03-12T14:32:46Z">
                  <w:r w:rsidDel="00000000" w:rsidR="00000000" w:rsidRPr="00000000">
                    <w:rPr>
                      <w:rFonts w:ascii="Calibri" w:cs="Calibri" w:eastAsia="Calibri" w:hAnsi="Calibri"/>
                      <w:color w:val="1b1c1d"/>
                      <w:sz w:val="20"/>
                      <w:szCs w:val="20"/>
                      <w:rtl w:val="0"/>
                    </w:rPr>
                    <w:delText xml:space="preserve">SC</w:delText>
                  </w:r>
                </w:del>
              </w:sdtContent>
            </w:sdt>
            <w:r w:rsidDel="00000000" w:rsidR="00000000" w:rsidRPr="00000000">
              <w:rPr>
                <w:rtl w:val="0"/>
              </w:rPr>
            </w:r>
          </w:p>
        </w:tc>
        <w:tc>
          <w:tcPr>
            <w:vAlign w:val="center"/>
          </w:tcPr>
          <w:p w:rsidR="00000000" w:rsidDel="00000000" w:rsidP="00000000" w:rsidRDefault="00000000" w:rsidRPr="00000000" w14:paraId="000000AA">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5-Jan</w:t>
            </w:r>
          </w:p>
        </w:tc>
        <w:tc>
          <w:tcPr>
            <w:vAlign w:val="center"/>
          </w:tcPr>
          <w:p w:rsidR="00000000" w:rsidDel="00000000" w:rsidP="00000000" w:rsidRDefault="00000000" w:rsidRPr="00000000" w14:paraId="000000AB">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NA</w:t>
            </w:r>
          </w:p>
        </w:tc>
        <w:tc>
          <w:tcPr>
            <w:vAlign w:val="center"/>
          </w:tcPr>
          <w:p w:rsidR="00000000" w:rsidDel="00000000" w:rsidP="00000000" w:rsidRDefault="00000000" w:rsidRPr="00000000" w14:paraId="000000AC">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NA</w:t>
            </w:r>
          </w:p>
        </w:tc>
      </w:tr>
      <w:tr>
        <w:trPr>
          <w:cantSplit w:val="0"/>
          <w:tblHeader w:val="0"/>
        </w:trPr>
        <w:tc>
          <w:tcPr>
            <w:vAlign w:val="center"/>
          </w:tcPr>
          <w:p w:rsidR="00000000" w:rsidDel="00000000" w:rsidP="00000000" w:rsidRDefault="00000000" w:rsidRPr="00000000" w14:paraId="000000AD">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2</w:t>
            </w:r>
          </w:p>
        </w:tc>
        <w:tc>
          <w:tcPr>
            <w:vAlign w:val="center"/>
          </w:tcPr>
          <w:p w:rsidR="00000000" w:rsidDel="00000000" w:rsidP="00000000" w:rsidRDefault="00000000" w:rsidRPr="00000000" w14:paraId="000000AE">
            <w:pPr>
              <w:tabs>
                <w:tab w:val="left" w:leader="none" w:pos="1740"/>
              </w:tabs>
              <w:jc w:val="both"/>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Completing Trial Summary Info (Treatments finalization)</w:t>
            </w:r>
          </w:p>
        </w:tc>
        <w:tc>
          <w:tcPr>
            <w:vAlign w:val="center"/>
          </w:tcPr>
          <w:p w:rsidR="00000000" w:rsidDel="00000000" w:rsidP="00000000" w:rsidRDefault="00000000" w:rsidRPr="00000000" w14:paraId="000000AF">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15-Apr</w:t>
            </w:r>
          </w:p>
        </w:tc>
        <w:tc>
          <w:tcPr>
            <w:vAlign w:val="center"/>
          </w:tcPr>
          <w:p w:rsidR="00000000" w:rsidDel="00000000" w:rsidP="00000000" w:rsidRDefault="00000000" w:rsidRPr="00000000" w14:paraId="000000B0">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15-Oct</w:t>
            </w:r>
          </w:p>
        </w:tc>
        <w:tc>
          <w:tcPr>
            <w:vAlign w:val="center"/>
          </w:tcPr>
          <w:p w:rsidR="00000000" w:rsidDel="00000000" w:rsidP="00000000" w:rsidRDefault="00000000" w:rsidRPr="00000000" w14:paraId="000000B1">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15-Feb</w:t>
            </w:r>
          </w:p>
        </w:tc>
      </w:tr>
      <w:tr>
        <w:trPr>
          <w:cantSplit w:val="0"/>
          <w:tblHeader w:val="0"/>
        </w:trPr>
        <w:tc>
          <w:tcPr>
            <w:vAlign w:val="center"/>
          </w:tcPr>
          <w:p w:rsidR="00000000" w:rsidDel="00000000" w:rsidP="00000000" w:rsidRDefault="00000000" w:rsidRPr="00000000" w14:paraId="000000B2">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3</w:t>
            </w:r>
          </w:p>
        </w:tc>
        <w:tc>
          <w:tcPr>
            <w:vAlign w:val="center"/>
          </w:tcPr>
          <w:p w:rsidR="00000000" w:rsidDel="00000000" w:rsidP="00000000" w:rsidRDefault="00000000" w:rsidRPr="00000000" w14:paraId="000000B3">
            <w:pPr>
              <w:tabs>
                <w:tab w:val="left" w:leader="none" w:pos="1740"/>
              </w:tabs>
              <w:jc w:val="both"/>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Inputs calculation completion</w:t>
            </w:r>
          </w:p>
        </w:tc>
        <w:tc>
          <w:tcPr>
            <w:vAlign w:val="center"/>
          </w:tcPr>
          <w:p w:rsidR="00000000" w:rsidDel="00000000" w:rsidP="00000000" w:rsidRDefault="00000000" w:rsidRPr="00000000" w14:paraId="000000B4">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30-Apr</w:t>
            </w:r>
          </w:p>
        </w:tc>
        <w:tc>
          <w:tcPr>
            <w:vAlign w:val="center"/>
          </w:tcPr>
          <w:p w:rsidR="00000000" w:rsidDel="00000000" w:rsidP="00000000" w:rsidRDefault="00000000" w:rsidRPr="00000000" w14:paraId="000000B5">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30-Oct</w:t>
            </w:r>
          </w:p>
        </w:tc>
        <w:tc>
          <w:tcPr>
            <w:vAlign w:val="center"/>
          </w:tcPr>
          <w:p w:rsidR="00000000" w:rsidDel="00000000" w:rsidP="00000000" w:rsidRDefault="00000000" w:rsidRPr="00000000" w14:paraId="000000B6">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20-Feb</w:t>
            </w:r>
          </w:p>
        </w:tc>
      </w:tr>
      <w:tr>
        <w:trPr>
          <w:cantSplit w:val="0"/>
          <w:tblHeader w:val="0"/>
        </w:trPr>
        <w:tc>
          <w:tcPr>
            <w:vAlign w:val="center"/>
          </w:tcPr>
          <w:p w:rsidR="00000000" w:rsidDel="00000000" w:rsidP="00000000" w:rsidRDefault="00000000" w:rsidRPr="00000000" w14:paraId="000000B7">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4</w:t>
            </w:r>
          </w:p>
        </w:tc>
        <w:tc>
          <w:tcPr>
            <w:vAlign w:val="center"/>
          </w:tcPr>
          <w:p w:rsidR="00000000" w:rsidDel="00000000" w:rsidP="00000000" w:rsidRDefault="00000000" w:rsidRPr="00000000" w14:paraId="000000B8">
            <w:pPr>
              <w:tabs>
                <w:tab w:val="left" w:leader="none" w:pos="1740"/>
              </w:tabs>
              <w:jc w:val="both"/>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Final alignment with the implementing team on the trial plan</w:t>
            </w:r>
          </w:p>
        </w:tc>
        <w:tc>
          <w:tcPr>
            <w:vAlign w:val="center"/>
          </w:tcPr>
          <w:p w:rsidR="00000000" w:rsidDel="00000000" w:rsidP="00000000" w:rsidRDefault="00000000" w:rsidRPr="00000000" w14:paraId="000000B9">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30-Jun</w:t>
            </w:r>
          </w:p>
        </w:tc>
        <w:tc>
          <w:tcPr>
            <w:vAlign w:val="center"/>
          </w:tcPr>
          <w:p w:rsidR="00000000" w:rsidDel="00000000" w:rsidP="00000000" w:rsidRDefault="00000000" w:rsidRPr="00000000" w14:paraId="000000BA">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25-Nov</w:t>
            </w:r>
          </w:p>
        </w:tc>
        <w:tc>
          <w:tcPr>
            <w:vAlign w:val="center"/>
          </w:tcPr>
          <w:p w:rsidR="00000000" w:rsidDel="00000000" w:rsidP="00000000" w:rsidRDefault="00000000" w:rsidRPr="00000000" w14:paraId="000000BB">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15-Mar</w:t>
            </w:r>
          </w:p>
        </w:tc>
      </w:tr>
      <w:tr>
        <w:trPr>
          <w:cantSplit w:val="0"/>
          <w:tblHeader w:val="0"/>
        </w:trPr>
        <w:tc>
          <w:tcPr>
            <w:vAlign w:val="center"/>
          </w:tcPr>
          <w:p w:rsidR="00000000" w:rsidDel="00000000" w:rsidP="00000000" w:rsidRDefault="00000000" w:rsidRPr="00000000" w14:paraId="000000BC">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6</w:t>
            </w:r>
          </w:p>
        </w:tc>
        <w:tc>
          <w:tcPr>
            <w:vAlign w:val="center"/>
          </w:tcPr>
          <w:p w:rsidR="00000000" w:rsidDel="00000000" w:rsidP="00000000" w:rsidRDefault="00000000" w:rsidRPr="00000000" w14:paraId="000000BD">
            <w:pPr>
              <w:tabs>
                <w:tab w:val="left" w:leader="none" w:pos="1740"/>
              </w:tabs>
              <w:jc w:val="both"/>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Develop the Methods and Measurements</w:t>
            </w:r>
          </w:p>
        </w:tc>
        <w:tc>
          <w:tcPr>
            <w:vAlign w:val="center"/>
          </w:tcPr>
          <w:p w:rsidR="00000000" w:rsidDel="00000000" w:rsidP="00000000" w:rsidRDefault="00000000" w:rsidRPr="00000000" w14:paraId="000000BE">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30-Jun</w:t>
            </w:r>
          </w:p>
        </w:tc>
        <w:tc>
          <w:tcPr>
            <w:vAlign w:val="center"/>
          </w:tcPr>
          <w:p w:rsidR="00000000" w:rsidDel="00000000" w:rsidP="00000000" w:rsidRDefault="00000000" w:rsidRPr="00000000" w14:paraId="000000BF">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25-Nov</w:t>
            </w:r>
          </w:p>
        </w:tc>
        <w:tc>
          <w:tcPr>
            <w:vAlign w:val="center"/>
          </w:tcPr>
          <w:p w:rsidR="00000000" w:rsidDel="00000000" w:rsidP="00000000" w:rsidRDefault="00000000" w:rsidRPr="00000000" w14:paraId="000000C0">
            <w:pPr>
              <w:tabs>
                <w:tab w:val="left" w:leader="none" w:pos="1740"/>
              </w:tabs>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15-Mar</w:t>
            </w:r>
          </w:p>
        </w:tc>
      </w:tr>
      <w:tr>
        <w:trPr>
          <w:cantSplit w:val="0"/>
          <w:tblHeader w:val="0"/>
        </w:trPr>
        <w:tc>
          <w:tcPr>
            <w:vAlign w:val="center"/>
          </w:tcPr>
          <w:p w:rsidR="00000000" w:rsidDel="00000000" w:rsidP="00000000" w:rsidRDefault="00000000" w:rsidRPr="00000000" w14:paraId="000000C1">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7</w:t>
            </w:r>
          </w:p>
        </w:tc>
        <w:tc>
          <w:tcPr>
            <w:vAlign w:val="center"/>
          </w:tcPr>
          <w:p w:rsidR="00000000" w:rsidDel="00000000" w:rsidP="00000000" w:rsidRDefault="00000000" w:rsidRPr="00000000" w14:paraId="000000C2">
            <w:pPr>
              <w:tabs>
                <w:tab w:val="left" w:leader="none" w:pos="1740"/>
              </w:tabs>
              <w:jc w:val="both"/>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Alignment with the implementing/Data team on the variables to measure</w:t>
            </w:r>
          </w:p>
        </w:tc>
        <w:tc>
          <w:tcPr>
            <w:vAlign w:val="center"/>
          </w:tcPr>
          <w:p w:rsidR="00000000" w:rsidDel="00000000" w:rsidP="00000000" w:rsidRDefault="00000000" w:rsidRPr="00000000" w14:paraId="000000C3">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20-Jul</w:t>
            </w:r>
          </w:p>
        </w:tc>
        <w:tc>
          <w:tcPr>
            <w:vAlign w:val="center"/>
          </w:tcPr>
          <w:p w:rsidR="00000000" w:rsidDel="00000000" w:rsidP="00000000" w:rsidRDefault="00000000" w:rsidRPr="00000000" w14:paraId="000000C4">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20-Dec</w:t>
            </w:r>
          </w:p>
        </w:tc>
        <w:tc>
          <w:tcPr>
            <w:vAlign w:val="center"/>
          </w:tcPr>
          <w:p w:rsidR="00000000" w:rsidDel="00000000" w:rsidP="00000000" w:rsidRDefault="00000000" w:rsidRPr="00000000" w14:paraId="000000C5">
            <w:pPr>
              <w:tabs>
                <w:tab w:val="left" w:leader="none" w:pos="1740"/>
              </w:tabs>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5-Apr</w:t>
            </w:r>
          </w:p>
        </w:tc>
      </w:tr>
      <w:tr>
        <w:trPr>
          <w:cantSplit w:val="0"/>
          <w:tblHeader w:val="0"/>
        </w:trPr>
        <w:tc>
          <w:tcPr>
            <w:vAlign w:val="center"/>
          </w:tcPr>
          <w:p w:rsidR="00000000" w:rsidDel="00000000" w:rsidP="00000000" w:rsidRDefault="00000000" w:rsidRPr="00000000" w14:paraId="000000C6">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8</w:t>
            </w:r>
          </w:p>
        </w:tc>
        <w:tc>
          <w:tcPr>
            <w:vAlign w:val="center"/>
          </w:tcPr>
          <w:p w:rsidR="00000000" w:rsidDel="00000000" w:rsidP="00000000" w:rsidRDefault="00000000" w:rsidRPr="00000000" w14:paraId="000000C7">
            <w:pPr>
              <w:tabs>
                <w:tab w:val="left" w:leader="none" w:pos="1740"/>
              </w:tabs>
              <w:jc w:val="both"/>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Input packaging starts</w:t>
            </w:r>
          </w:p>
        </w:tc>
        <w:tc>
          <w:tcPr>
            <w:vAlign w:val="center"/>
          </w:tcPr>
          <w:p w:rsidR="00000000" w:rsidDel="00000000" w:rsidP="00000000" w:rsidRDefault="00000000" w:rsidRPr="00000000" w14:paraId="000000C8">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5-Aug</w:t>
            </w:r>
          </w:p>
        </w:tc>
        <w:tc>
          <w:tcPr>
            <w:vAlign w:val="center"/>
          </w:tcPr>
          <w:p w:rsidR="00000000" w:rsidDel="00000000" w:rsidP="00000000" w:rsidRDefault="00000000" w:rsidRPr="00000000" w14:paraId="000000C9">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5-Jan</w:t>
            </w:r>
          </w:p>
        </w:tc>
        <w:tc>
          <w:tcPr>
            <w:vAlign w:val="center"/>
          </w:tcPr>
          <w:p w:rsidR="00000000" w:rsidDel="00000000" w:rsidP="00000000" w:rsidRDefault="00000000" w:rsidRPr="00000000" w14:paraId="000000CA">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20-Apr</w:t>
            </w:r>
          </w:p>
        </w:tc>
      </w:tr>
      <w:tr>
        <w:trPr>
          <w:cantSplit w:val="0"/>
          <w:tblHeader w:val="0"/>
        </w:trPr>
        <w:tc>
          <w:tcPr>
            <w:vAlign w:val="center"/>
          </w:tcPr>
          <w:p w:rsidR="00000000" w:rsidDel="00000000" w:rsidP="00000000" w:rsidRDefault="00000000" w:rsidRPr="00000000" w14:paraId="000000CB">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9</w:t>
            </w:r>
          </w:p>
        </w:tc>
        <w:tc>
          <w:tcPr>
            <w:vAlign w:val="center"/>
          </w:tcPr>
          <w:p w:rsidR="00000000" w:rsidDel="00000000" w:rsidP="00000000" w:rsidRDefault="00000000" w:rsidRPr="00000000" w14:paraId="000000CC">
            <w:pPr>
              <w:tabs>
                <w:tab w:val="left" w:leader="none" w:pos="1740"/>
              </w:tabs>
              <w:jc w:val="both"/>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Inputs distribution – Station </w:t>
            </w:r>
          </w:p>
        </w:tc>
        <w:tc>
          <w:tcPr>
            <w:vAlign w:val="center"/>
          </w:tcPr>
          <w:p w:rsidR="00000000" w:rsidDel="00000000" w:rsidP="00000000" w:rsidRDefault="00000000" w:rsidRPr="00000000" w14:paraId="000000CD">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15-Aug</w:t>
            </w:r>
          </w:p>
        </w:tc>
        <w:tc>
          <w:tcPr>
            <w:vAlign w:val="center"/>
          </w:tcPr>
          <w:p w:rsidR="00000000" w:rsidDel="00000000" w:rsidP="00000000" w:rsidRDefault="00000000" w:rsidRPr="00000000" w14:paraId="000000CE">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15-Jan</w:t>
            </w:r>
          </w:p>
        </w:tc>
        <w:tc>
          <w:tcPr>
            <w:vAlign w:val="center"/>
          </w:tcPr>
          <w:p w:rsidR="00000000" w:rsidDel="00000000" w:rsidP="00000000" w:rsidRDefault="00000000" w:rsidRPr="00000000" w14:paraId="000000CF">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30-Apr</w:t>
            </w:r>
          </w:p>
        </w:tc>
      </w:tr>
      <w:tr>
        <w:trPr>
          <w:cantSplit w:val="0"/>
          <w:tblHeader w:val="0"/>
        </w:trPr>
        <w:tc>
          <w:tcPr>
            <w:vAlign w:val="center"/>
          </w:tcPr>
          <w:p w:rsidR="00000000" w:rsidDel="00000000" w:rsidP="00000000" w:rsidRDefault="00000000" w:rsidRPr="00000000" w14:paraId="000000D0">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13</w:t>
            </w:r>
          </w:p>
        </w:tc>
        <w:tc>
          <w:tcPr>
            <w:vAlign w:val="center"/>
          </w:tcPr>
          <w:p w:rsidR="00000000" w:rsidDel="00000000" w:rsidP="00000000" w:rsidRDefault="00000000" w:rsidRPr="00000000" w14:paraId="000000D1">
            <w:pPr>
              <w:tabs>
                <w:tab w:val="left" w:leader="none" w:pos="1740"/>
              </w:tabs>
              <w:jc w:val="both"/>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Inputs distribution – On-farm</w:t>
            </w:r>
          </w:p>
        </w:tc>
        <w:tc>
          <w:tcPr>
            <w:vAlign w:val="center"/>
          </w:tcPr>
          <w:p w:rsidR="00000000" w:rsidDel="00000000" w:rsidP="00000000" w:rsidRDefault="00000000" w:rsidRPr="00000000" w14:paraId="000000D2">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15-Aug</w:t>
            </w:r>
          </w:p>
        </w:tc>
        <w:tc>
          <w:tcPr>
            <w:vAlign w:val="center"/>
          </w:tcPr>
          <w:p w:rsidR="00000000" w:rsidDel="00000000" w:rsidP="00000000" w:rsidRDefault="00000000" w:rsidRPr="00000000" w14:paraId="000000D3">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15-Jan</w:t>
            </w:r>
          </w:p>
        </w:tc>
        <w:tc>
          <w:tcPr>
            <w:vAlign w:val="center"/>
          </w:tcPr>
          <w:p w:rsidR="00000000" w:rsidDel="00000000" w:rsidP="00000000" w:rsidRDefault="00000000" w:rsidRPr="00000000" w14:paraId="000000D4">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30-Apr</w:t>
            </w:r>
          </w:p>
        </w:tc>
      </w:tr>
      <w:tr>
        <w:trPr>
          <w:cantSplit w:val="0"/>
          <w:tblHeader w:val="0"/>
        </w:trPr>
        <w:tc>
          <w:tcPr>
            <w:vAlign w:val="center"/>
          </w:tcPr>
          <w:p w:rsidR="00000000" w:rsidDel="00000000" w:rsidP="00000000" w:rsidRDefault="00000000" w:rsidRPr="00000000" w14:paraId="000000D5">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14</w:t>
            </w:r>
          </w:p>
        </w:tc>
        <w:tc>
          <w:tcPr>
            <w:vAlign w:val="center"/>
          </w:tcPr>
          <w:p w:rsidR="00000000" w:rsidDel="00000000" w:rsidP="00000000" w:rsidRDefault="00000000" w:rsidRPr="00000000" w14:paraId="000000D6">
            <w:pPr>
              <w:tabs>
                <w:tab w:val="left" w:leader="none" w:pos="1740"/>
              </w:tabs>
              <w:jc w:val="both"/>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SLA compliance feedback </w:t>
            </w:r>
          </w:p>
        </w:tc>
        <w:tc>
          <w:tcPr>
            <w:vAlign w:val="center"/>
          </w:tcPr>
          <w:p w:rsidR="00000000" w:rsidDel="00000000" w:rsidP="00000000" w:rsidRDefault="00000000" w:rsidRPr="00000000" w14:paraId="000000D7">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30-May</w:t>
            </w:r>
          </w:p>
        </w:tc>
        <w:tc>
          <w:tcPr>
            <w:vAlign w:val="center"/>
          </w:tcPr>
          <w:p w:rsidR="00000000" w:rsidDel="00000000" w:rsidP="00000000" w:rsidRDefault="00000000" w:rsidRPr="00000000" w14:paraId="000000D8">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30-Oct</w:t>
            </w:r>
          </w:p>
        </w:tc>
        <w:tc>
          <w:tcPr>
            <w:vAlign w:val="center"/>
          </w:tcPr>
          <w:p w:rsidR="00000000" w:rsidDel="00000000" w:rsidP="00000000" w:rsidRDefault="00000000" w:rsidRPr="00000000" w14:paraId="000000D9">
            <w:pPr>
              <w:tabs>
                <w:tab w:val="left" w:leader="none" w:pos="1740"/>
              </w:tabs>
              <w:jc w:val="center"/>
              <w:rPr>
                <w:rFonts w:ascii="Calibri" w:cs="Calibri" w:eastAsia="Calibri" w:hAnsi="Calibri"/>
                <w:color w:val="1b1c1d"/>
                <w:sz w:val="20"/>
                <w:szCs w:val="20"/>
              </w:rPr>
            </w:pPr>
            <w:r w:rsidDel="00000000" w:rsidR="00000000" w:rsidRPr="00000000">
              <w:rPr>
                <w:rFonts w:ascii="Calibri" w:cs="Calibri" w:eastAsia="Calibri" w:hAnsi="Calibri"/>
                <w:color w:val="1b1c1d"/>
                <w:sz w:val="20"/>
                <w:szCs w:val="20"/>
                <w:rtl w:val="0"/>
              </w:rPr>
              <w:t xml:space="preserve">30-Oct</w:t>
            </w:r>
          </w:p>
        </w:tc>
      </w:tr>
    </w:tbl>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left" w:leader="none" w:pos="1740"/>
        </w:tabs>
        <w:jc w:val="both"/>
        <w:rPr>
          <w:rFonts w:ascii="Calibri" w:cs="Calibri" w:eastAsia="Calibri" w:hAnsi="Calibri"/>
          <w:color w:val="1b1c1d"/>
        </w:rPr>
      </w:pPr>
      <w:r w:rsidDel="00000000" w:rsidR="00000000" w:rsidRPr="00000000">
        <w:rPr>
          <w:rtl w:val="0"/>
        </w:rPr>
      </w:r>
    </w:p>
    <w:sdt>
      <w:sdtPr>
        <w:id w:val="-38060518"/>
        <w:tag w:val="goog_rdk_74"/>
      </w:sdtPr>
      <w:sdtContent>
        <w:p w:rsidR="00000000" w:rsidDel="00000000" w:rsidP="00000000" w:rsidRDefault="00000000" w:rsidRPr="00000000" w14:paraId="000000DB">
          <w:pPr>
            <w:ind w:left="0" w:firstLine="0"/>
            <w:rPr>
              <w:rFonts w:ascii="Arial" w:cs="Arial" w:eastAsia="Arial" w:hAnsi="Arial"/>
              <w:b w:val="0"/>
              <w:bCs w:val="0"/>
              <w:i w:val="0"/>
              <w:iCs w:val="0"/>
              <w:smallCaps w:val="0"/>
              <w:strike w:val="0"/>
              <w:color w:val="000000"/>
              <w:sz w:val="22"/>
              <w:szCs w:val="22"/>
              <w:u w:val="none"/>
              <w:shd w:fill="auto" w:val="clear"/>
              <w:vertAlign w:val="baseline"/>
              <w:rPrChange w:author="James Ellison" w:id="27" w:date="2026-03-12T14:34:44Z">
                <w:rPr>
                  <w:rFonts w:ascii="Calibri" w:cs="Calibri" w:eastAsia="Calibri" w:hAnsi="Calibri"/>
                  <w:color w:val="1b1c1d"/>
                </w:rPr>
              </w:rPrChange>
            </w:rPr>
            <w:pPrChange w:author="James Ellison" w:id="0" w:date="2026-03-12T14:34:44Z">
              <w:pPr/>
            </w:pPrChange>
          </w:pPr>
          <w:sdt>
            <w:sdtPr>
              <w:id w:val="-2114256589"/>
              <w:tag w:val="goog_rdk_73"/>
            </w:sdtPr>
            <w:sdtContent>
              <w:ins w:author="James Ellison" w:id="26" w:date="2026-03-12T14:34:49Z">
                <w:r w:rsidDel="00000000" w:rsidR="00000000" w:rsidRPr="00000000">
                  <w:rPr>
                    <w:rFonts w:ascii="Calibri" w:cs="Calibri" w:eastAsia="Calibri" w:hAnsi="Calibri"/>
                    <w:color w:val="1b1c1d"/>
                    <w:rtl w:val="0"/>
                  </w:rPr>
                  <w:t xml:space="preserve">* in case there is a discrepancy between the above table and the calendar linked above, the latter is the source of truth.</w:t>
                </w:r>
              </w:ins>
            </w:sdtContent>
          </w:sdt>
          <w:r w:rsidDel="00000000" w:rsidR="00000000" w:rsidRPr="00000000">
            <w:br w:type="page"/>
          </w:r>
          <w:r w:rsidDel="00000000" w:rsidR="00000000" w:rsidRPr="00000000">
            <w:rPr>
              <w:rtl w:val="0"/>
            </w:rPr>
          </w:r>
        </w:p>
      </w:sdtContent>
    </w:sdt>
    <w:p w:rsidR="00000000" w:rsidDel="00000000" w:rsidP="00000000" w:rsidRDefault="00000000" w:rsidRPr="00000000" w14:paraId="000000DC">
      <w:pPr>
        <w:pStyle w:val="Heading4"/>
        <w:shd w:fill="006666" w:val="clear"/>
        <w:spacing w:after="0" w:before="0" w:line="275" w:lineRule="auto"/>
        <w:rPr>
          <w:rFonts w:ascii="Calibri" w:cs="Calibri" w:eastAsia="Calibri" w:hAnsi="Calibri"/>
          <w:color w:val="ffffff"/>
        </w:rPr>
      </w:pPr>
      <w:bookmarkStart w:colFirst="0" w:colLast="0" w:name="_heading=h.h0p4yds4ejh" w:id="8"/>
      <w:bookmarkEnd w:id="8"/>
      <w:r w:rsidDel="00000000" w:rsidR="00000000" w:rsidRPr="00000000">
        <w:rPr>
          <w:rFonts w:ascii="Calibri" w:cs="Calibri" w:eastAsia="Calibri" w:hAnsi="Calibri"/>
          <w:color w:val="ffffff"/>
          <w:rtl w:val="0"/>
        </w:rPr>
        <w:t xml:space="preserve">5. Service Level Agreements and Expected Standards</w:t>
      </w:r>
    </w:p>
    <w:p w:rsidR="00000000" w:rsidDel="00000000" w:rsidP="00000000" w:rsidRDefault="00000000" w:rsidRPr="00000000" w14:paraId="000000DD">
      <w:pPr>
        <w:pStyle w:val="Heading5"/>
        <w:spacing w:before="240" w:line="275" w:lineRule="auto"/>
        <w:jc w:val="both"/>
        <w:rPr>
          <w:rFonts w:ascii="Calibri" w:cs="Calibri" w:eastAsia="Calibri" w:hAnsi="Calibri"/>
          <w:sz w:val="22"/>
          <w:szCs w:val="22"/>
        </w:rPr>
      </w:pPr>
      <w:bookmarkStart w:colFirst="0" w:colLast="0" w:name="_heading=h.1c3cbstdt8c7" w:id="9"/>
      <w:bookmarkEnd w:id="9"/>
      <w:r w:rsidDel="00000000" w:rsidR="00000000" w:rsidRPr="00000000">
        <w:rPr>
          <w:rFonts w:ascii="Calibri" w:cs="Calibri" w:eastAsia="Calibri" w:hAnsi="Calibri"/>
          <w:sz w:val="24"/>
          <w:szCs w:val="24"/>
          <w:rtl w:val="0"/>
        </w:rPr>
        <w:t xml:space="preserve">5.</w:t>
      </w:r>
      <w:r w:rsidDel="00000000" w:rsidR="00000000" w:rsidRPr="00000000">
        <w:rPr>
          <w:rFonts w:ascii="Calibri" w:cs="Calibri" w:eastAsia="Calibri" w:hAnsi="Calibri"/>
          <w:sz w:val="24"/>
          <w:szCs w:val="24"/>
          <w:rtl w:val="0"/>
        </w:rPr>
        <w:t xml:space="preserve">1. Trial owners' services</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DE">
      <w:pPr>
        <w:spacing w:after="240" w:before="240" w:line="273"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Service 1: Trial planning and oversight</w:t>
      </w:r>
    </w:p>
    <w:p w:rsidR="00000000" w:rsidDel="00000000" w:rsidP="00000000" w:rsidRDefault="00000000" w:rsidRPr="00000000" w14:paraId="000000DF">
      <w:pPr>
        <w:spacing w:after="240" w:before="240" w:line="273"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Client: INN Department or </w:t>
      </w:r>
      <w:r w:rsidDel="00000000" w:rsidR="00000000" w:rsidRPr="00000000">
        <w:rPr>
          <w:rFonts w:ascii="Calibri" w:cs="Calibri" w:eastAsia="Calibri" w:hAnsi="Calibri"/>
          <w:b w:val="1"/>
          <w:bCs w:val="1"/>
          <w:rtl w:val="0"/>
        </w:rPr>
        <w:t xml:space="preserve">other requesting department</w:t>
      </w:r>
      <w:r w:rsidDel="00000000" w:rsidR="00000000" w:rsidRPr="00000000">
        <w:rPr>
          <w:rtl w:val="0"/>
        </w:rPr>
      </w:r>
    </w:p>
    <w:tbl>
      <w:tblPr>
        <w:tblStyle w:val="Table3"/>
        <w:tblW w:w="10965.0" w:type="dxa"/>
        <w:jc w:val="left"/>
        <w:tblLayout w:type="fixed"/>
        <w:tblLook w:val="0400"/>
      </w:tblPr>
      <w:tblGrid>
        <w:gridCol w:w="1620"/>
        <w:gridCol w:w="3585"/>
        <w:gridCol w:w="2730"/>
        <w:gridCol w:w="3030"/>
        <w:tblGridChange w:id="0">
          <w:tblGrid>
            <w:gridCol w:w="1620"/>
            <w:gridCol w:w="3585"/>
            <w:gridCol w:w="2730"/>
            <w:gridCol w:w="3030"/>
          </w:tblGrid>
        </w:tblGridChange>
      </w:tblGrid>
      <w:tr>
        <w:trPr>
          <w:cantSplit w:val="0"/>
          <w:trHeight w:val="20" w:hRule="atLeast"/>
          <w:tblHeader w:val="0"/>
        </w:trPr>
        <w:tc>
          <w:tcPr>
            <w:tcBorders>
              <w:top w:color="000000" w:space="0" w:sz="4" w:val="dotted"/>
              <w:left w:color="000000" w:space="0" w:sz="4" w:val="dotted"/>
              <w:right w:color="000000" w:space="0" w:sz="4" w:val="dotted"/>
            </w:tcBorders>
            <w:shd w:fill="a6a6a6" w:val="clear"/>
            <w:vAlign w:val="bottom"/>
          </w:tcPr>
          <w:p w:rsidR="00000000" w:rsidDel="00000000" w:rsidP="00000000" w:rsidRDefault="00000000" w:rsidRPr="00000000" w14:paraId="000000E0">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Task</w:t>
            </w:r>
          </w:p>
        </w:tc>
        <w:tc>
          <w:tcPr>
            <w:tcBorders>
              <w:top w:color="000000" w:space="0" w:sz="4" w:val="dotted"/>
              <w:left w:color="000000" w:space="0" w:sz="4" w:val="dotted"/>
              <w:right w:color="000000" w:space="0" w:sz="4" w:val="dotted"/>
            </w:tcBorders>
            <w:shd w:fill="a6a6a6" w:val="clear"/>
            <w:vAlign w:val="bottom"/>
          </w:tcPr>
          <w:p w:rsidR="00000000" w:rsidDel="00000000" w:rsidP="00000000" w:rsidRDefault="00000000" w:rsidRPr="00000000" w14:paraId="000000E1">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Expectation</w:t>
            </w:r>
          </w:p>
        </w:tc>
        <w:tc>
          <w:tcPr>
            <w:tcBorders>
              <w:top w:color="000000" w:space="0" w:sz="4" w:val="dotted"/>
              <w:left w:color="000000" w:space="0" w:sz="4" w:val="dotted"/>
              <w:right w:color="000000" w:space="0" w:sz="4" w:val="dotted"/>
            </w:tcBorders>
            <w:shd w:fill="a6a6a6" w:val="clear"/>
            <w:vAlign w:val="bottom"/>
          </w:tcPr>
          <w:p w:rsidR="00000000" w:rsidDel="00000000" w:rsidP="00000000" w:rsidRDefault="00000000" w:rsidRPr="00000000" w14:paraId="000000E2">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Client’s responsibilities</w:t>
            </w:r>
          </w:p>
        </w:tc>
        <w:tc>
          <w:tcPr>
            <w:tcBorders>
              <w:top w:color="000000" w:space="0" w:sz="4" w:val="dotted"/>
              <w:left w:color="000000" w:space="0" w:sz="4" w:val="dotted"/>
              <w:right w:color="000000" w:space="0" w:sz="4" w:val="dotted"/>
            </w:tcBorders>
            <w:shd w:fill="a6a6a6" w:val="clear"/>
            <w:vAlign w:val="bottom"/>
          </w:tcPr>
          <w:p w:rsidR="00000000" w:rsidDel="00000000" w:rsidP="00000000" w:rsidRDefault="00000000" w:rsidRPr="00000000" w14:paraId="000000E3">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Highest level of Service quality</w:t>
            </w:r>
          </w:p>
        </w:tc>
      </w:tr>
      <w:tr>
        <w:trPr>
          <w:cantSplit w:val="0"/>
          <w:trHeight w:val="180" w:hRule="atLeast"/>
          <w:tblHeader w:val="0"/>
        </w:trPr>
        <w:tc>
          <w:tcPr>
            <w:tcBorders>
              <w:top w:color="000000" w:space="0" w:sz="0" w:val="nil"/>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0E4">
            <w:pPr>
              <w:widowControl w:val="1"/>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Trials planning</w:t>
            </w:r>
          </w:p>
        </w:tc>
        <w:tc>
          <w:tcPr>
            <w:tcBorders>
              <w:top w:color="000000" w:space="0" w:sz="0" w:val="nil"/>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0E5">
            <w:pPr>
              <w:widowControl w:val="1"/>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Alignment with the implementing team on the trial plan using completed information in </w:t>
            </w:r>
            <w:r w:rsidDel="00000000" w:rsidR="00000000" w:rsidRPr="00000000">
              <w:rPr>
                <w:rFonts w:ascii="Calibri" w:cs="Calibri" w:eastAsia="Calibri" w:hAnsi="Calibri"/>
                <w:sz w:val="18"/>
                <w:szCs w:val="18"/>
                <w:rtl w:val="0"/>
              </w:rPr>
              <w:t xml:space="preserve">the </w:t>
            </w:r>
            <w:r w:rsidDel="00000000" w:rsidR="00000000" w:rsidRPr="00000000">
              <w:rPr>
                <w:rFonts w:ascii="Calibri" w:cs="Calibri" w:eastAsia="Calibri" w:hAnsi="Calibri"/>
                <w:color w:val="000000"/>
                <w:sz w:val="18"/>
                <w:szCs w:val="18"/>
                <w:rtl w:val="0"/>
              </w:rPr>
              <w:t xml:space="preserve">Trial plans document - </w:t>
            </w:r>
            <w:r w:rsidDel="00000000" w:rsidR="00000000" w:rsidRPr="00000000">
              <w:rPr>
                <w:rFonts w:ascii="Calibri" w:cs="Calibri" w:eastAsia="Calibri" w:hAnsi="Calibri"/>
                <w:i w:val="1"/>
                <w:iCs w:val="1"/>
                <w:color w:val="000000"/>
                <w:sz w:val="18"/>
                <w:szCs w:val="18"/>
                <w:rtl w:val="0"/>
              </w:rPr>
              <w:t xml:space="preserve">ex</w:t>
            </w:r>
            <w:r w:rsidDel="00000000" w:rsidR="00000000" w:rsidRPr="00000000">
              <w:rPr>
                <w:rFonts w:ascii="Calibri" w:cs="Calibri" w:eastAsia="Calibri" w:hAnsi="Calibri"/>
                <w:i w:val="1"/>
                <w:iCs w:val="1"/>
                <w:sz w:val="18"/>
                <w:szCs w:val="18"/>
                <w:rtl w:val="0"/>
              </w:rPr>
              <w:t xml:space="preserve">,</w:t>
            </w:r>
            <w:r w:rsidDel="00000000" w:rsidR="00000000" w:rsidRPr="00000000">
              <w:rPr>
                <w:rFonts w:ascii="Calibri" w:cs="Calibri" w:eastAsia="Calibri" w:hAnsi="Calibri"/>
                <w:i w:val="1"/>
                <w:iCs w:val="1"/>
                <w:color w:val="000000"/>
                <w:sz w:val="18"/>
                <w:szCs w:val="18"/>
                <w:rtl w:val="0"/>
              </w:rPr>
              <w:t xml:space="preserve"> treatments, plot size, sample size, exp. design, locations, season, etc - After this step</w:t>
            </w:r>
            <w:r w:rsidDel="00000000" w:rsidR="00000000" w:rsidRPr="00000000">
              <w:rPr>
                <w:rFonts w:ascii="Calibri" w:cs="Calibri" w:eastAsia="Calibri" w:hAnsi="Calibri"/>
                <w:i w:val="1"/>
                <w:iCs w:val="1"/>
                <w:sz w:val="18"/>
                <w:szCs w:val="18"/>
                <w:rtl w:val="0"/>
              </w:rPr>
              <w:t xml:space="preserve">,</w:t>
            </w:r>
            <w:r w:rsidDel="00000000" w:rsidR="00000000" w:rsidRPr="00000000">
              <w:rPr>
                <w:rFonts w:ascii="Calibri" w:cs="Calibri" w:eastAsia="Calibri" w:hAnsi="Calibri"/>
                <w:i w:val="1"/>
                <w:iCs w:val="1"/>
                <w:color w:val="000000"/>
                <w:sz w:val="18"/>
                <w:szCs w:val="18"/>
                <w:rtl w:val="0"/>
              </w:rPr>
              <w:t xml:space="preserve"> the field team </w:t>
            </w:r>
            <w:r w:rsidDel="00000000" w:rsidR="00000000" w:rsidRPr="00000000">
              <w:rPr>
                <w:rFonts w:ascii="Calibri" w:cs="Calibri" w:eastAsia="Calibri" w:hAnsi="Calibri"/>
                <w:i w:val="1"/>
                <w:iCs w:val="1"/>
                <w:sz w:val="18"/>
                <w:szCs w:val="18"/>
                <w:rtl w:val="0"/>
              </w:rPr>
              <w:t xml:space="preserve">starts</w:t>
            </w:r>
            <w:r w:rsidDel="00000000" w:rsidR="00000000" w:rsidRPr="00000000">
              <w:rPr>
                <w:rFonts w:ascii="Calibri" w:cs="Calibri" w:eastAsia="Calibri" w:hAnsi="Calibri"/>
                <w:i w:val="1"/>
                <w:iCs w:val="1"/>
                <w:color w:val="000000"/>
                <w:sz w:val="18"/>
                <w:szCs w:val="18"/>
                <w:rtl w:val="0"/>
              </w:rPr>
              <w:t xml:space="preserve"> </w:t>
            </w:r>
            <w:r w:rsidDel="00000000" w:rsidR="00000000" w:rsidRPr="00000000">
              <w:rPr>
                <w:rFonts w:ascii="Calibri" w:cs="Calibri" w:eastAsia="Calibri" w:hAnsi="Calibri"/>
                <w:i w:val="1"/>
                <w:iCs w:val="1"/>
                <w:sz w:val="18"/>
                <w:szCs w:val="18"/>
                <w:rtl w:val="0"/>
              </w:rPr>
              <w:t xml:space="preserve">farmers'</w:t>
            </w:r>
            <w:r w:rsidDel="00000000" w:rsidR="00000000" w:rsidRPr="00000000">
              <w:rPr>
                <w:rFonts w:ascii="Calibri" w:cs="Calibri" w:eastAsia="Calibri" w:hAnsi="Calibri"/>
                <w:i w:val="1"/>
                <w:iCs w:val="1"/>
                <w:color w:val="000000"/>
                <w:sz w:val="18"/>
                <w:szCs w:val="18"/>
                <w:rtl w:val="0"/>
              </w:rPr>
              <w:t xml:space="preserve"> mobilization. </w:t>
            </w:r>
            <w:r w:rsidDel="00000000" w:rsidR="00000000" w:rsidRPr="00000000">
              <w:rPr>
                <w:rtl w:val="0"/>
              </w:rPr>
            </w:r>
          </w:p>
        </w:tc>
        <w:tc>
          <w:tcPr>
            <w:vMerge w:val="restart"/>
            <w:tcBorders>
              <w:top w:color="000000" w:space="0" w:sz="0" w:val="nil"/>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0E6">
            <w:pPr>
              <w:widowControl w:val="1"/>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 The trial owner bears </w:t>
            </w:r>
            <w:r w:rsidDel="00000000" w:rsidR="00000000" w:rsidRPr="00000000">
              <w:rPr>
                <w:rFonts w:ascii="Calibri" w:cs="Calibri" w:eastAsia="Calibri" w:hAnsi="Calibri"/>
                <w:b w:val="1"/>
                <w:bCs w:val="1"/>
                <w:sz w:val="18"/>
                <w:szCs w:val="18"/>
                <w:rtl w:val="0"/>
              </w:rPr>
              <w:t xml:space="preserve">all responsibilities</w:t>
            </w:r>
          </w:p>
          <w:p w:rsidR="00000000" w:rsidDel="00000000" w:rsidP="00000000" w:rsidRDefault="00000000" w:rsidRPr="00000000" w14:paraId="000000E7">
            <w:pPr>
              <w:widowControl w:val="1"/>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E8">
            <w:pPr>
              <w:widowControl w:val="1"/>
              <w:rPr>
                <w:rFonts w:ascii="Calibri" w:cs="Calibri" w:eastAsia="Calibri" w:hAnsi="Calibri"/>
                <w:i w:val="1"/>
                <w:iCs w:val="1"/>
                <w:sz w:val="18"/>
                <w:szCs w:val="18"/>
              </w:rPr>
            </w:pPr>
            <w:r w:rsidDel="00000000" w:rsidR="00000000" w:rsidRPr="00000000">
              <w:rPr>
                <w:rFonts w:ascii="Calibri" w:cs="Calibri" w:eastAsia="Calibri" w:hAnsi="Calibri"/>
                <w:sz w:val="18"/>
                <w:szCs w:val="18"/>
                <w:rtl w:val="0"/>
              </w:rPr>
              <w:t xml:space="preserve">- Specific trials needed by other departments must be requested at least </w:t>
            </w:r>
            <w:r w:rsidDel="00000000" w:rsidR="00000000" w:rsidRPr="00000000">
              <w:rPr>
                <w:rFonts w:ascii="Calibri" w:cs="Calibri" w:eastAsia="Calibri" w:hAnsi="Calibri"/>
                <w:b w:val="1"/>
                <w:bCs w:val="1"/>
                <w:sz w:val="18"/>
                <w:szCs w:val="18"/>
                <w:rtl w:val="0"/>
              </w:rPr>
              <w:t xml:space="preserve">6 months in advance of the season start</w:t>
            </w:r>
            <w:r w:rsidDel="00000000" w:rsidR="00000000" w:rsidRPr="00000000">
              <w:rPr>
                <w:rFonts w:ascii="Calibri" w:cs="Calibri" w:eastAsia="Calibri" w:hAnsi="Calibri"/>
                <w:sz w:val="18"/>
                <w:szCs w:val="18"/>
                <w:rtl w:val="0"/>
              </w:rPr>
              <w:t xml:space="preserve">, and are subject to bandwidth constraints. On rare occasions, non-INN staff may be designated as Trial owners, but they must agree to all responsibilities in this SLA</w:t>
            </w:r>
            <w:r w:rsidDel="00000000" w:rsidR="00000000" w:rsidRPr="00000000">
              <w:rPr>
                <w:rFonts w:ascii="Calibri" w:cs="Calibri" w:eastAsia="Calibri" w:hAnsi="Calibri"/>
                <w:i w:val="1"/>
                <w:iCs w:val="1"/>
                <w:sz w:val="18"/>
                <w:szCs w:val="18"/>
                <w:rtl w:val="0"/>
              </w:rPr>
              <w:t xml:space="preserve">. </w:t>
            </w:r>
          </w:p>
          <w:p w:rsidR="00000000" w:rsidDel="00000000" w:rsidP="00000000" w:rsidRDefault="00000000" w:rsidRPr="00000000" w14:paraId="000000E9">
            <w:pPr>
              <w:widowControl w:val="1"/>
              <w:jc w:val="center"/>
              <w:rPr>
                <w:rFonts w:ascii="Calibri" w:cs="Calibri" w:eastAsia="Calibri" w:hAnsi="Calibri"/>
                <w:i w:val="1"/>
                <w:iCs w:val="1"/>
                <w:sz w:val="18"/>
                <w:szCs w:val="18"/>
              </w:rPr>
            </w:pPr>
            <w:r w:rsidDel="00000000" w:rsidR="00000000" w:rsidRPr="00000000">
              <w:rPr>
                <w:rtl w:val="0"/>
              </w:rPr>
            </w:r>
          </w:p>
        </w:tc>
        <w:tc>
          <w:tcPr>
            <w:tcBorders>
              <w:top w:color="000000" w:space="0" w:sz="0" w:val="nil"/>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0EA">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Completing the trial plans by: </w:t>
            </w:r>
          </w:p>
          <w:p w:rsidR="00000000" w:rsidDel="00000000" w:rsidP="00000000" w:rsidRDefault="00000000" w:rsidRPr="00000000" w14:paraId="000000EB">
            <w:pPr>
              <w:widowControl w:val="1"/>
              <w:jc w:val="cente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EC">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April 15 (A Season); </w:t>
            </w:r>
          </w:p>
          <w:p w:rsidR="00000000" w:rsidDel="00000000" w:rsidP="00000000" w:rsidRDefault="00000000" w:rsidRPr="00000000" w14:paraId="000000ED">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October 15 (B Season);</w:t>
            </w:r>
          </w:p>
          <w:p w:rsidR="00000000" w:rsidDel="00000000" w:rsidP="00000000" w:rsidRDefault="00000000" w:rsidRPr="00000000" w14:paraId="000000EE">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February 15 (C Season).</w:t>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0EF">
            <w:pPr>
              <w:widowControl w:val="1"/>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Measurements determination</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0F0">
            <w:pPr>
              <w:widowControl w:val="1"/>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Alignment with the implementing team on the list of variables planned to be measured, measurement time, method, and tools. This </w:t>
            </w:r>
            <w:r w:rsidDel="00000000" w:rsidR="00000000" w:rsidRPr="00000000">
              <w:rPr>
                <w:rFonts w:ascii="Calibri" w:cs="Calibri" w:eastAsia="Calibri" w:hAnsi="Calibri"/>
                <w:sz w:val="18"/>
                <w:szCs w:val="18"/>
                <w:rtl w:val="0"/>
              </w:rPr>
              <w:t xml:space="preserve">provides</w:t>
            </w: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sz w:val="18"/>
                <w:szCs w:val="18"/>
                <w:rtl w:val="0"/>
              </w:rPr>
              <w:t xml:space="preserve">an </w:t>
            </w:r>
            <w:r w:rsidDel="00000000" w:rsidR="00000000" w:rsidRPr="00000000">
              <w:rPr>
                <w:rFonts w:ascii="Calibri" w:cs="Calibri" w:eastAsia="Calibri" w:hAnsi="Calibri"/>
                <w:color w:val="000000"/>
                <w:sz w:val="18"/>
                <w:szCs w:val="18"/>
                <w:rtl w:val="0"/>
              </w:rPr>
              <w:t xml:space="preserve">opportunity to </w:t>
            </w:r>
            <w:r w:rsidDel="00000000" w:rsidR="00000000" w:rsidRPr="00000000">
              <w:rPr>
                <w:rFonts w:ascii="Calibri" w:cs="Calibri" w:eastAsia="Calibri" w:hAnsi="Calibri"/>
                <w:sz w:val="18"/>
                <w:szCs w:val="18"/>
                <w:rtl w:val="0"/>
              </w:rPr>
              <w:t xml:space="preserve">become familiar with the special measurements and tools that will be required</w:t>
            </w:r>
            <w:r w:rsidDel="00000000" w:rsidR="00000000" w:rsidRPr="00000000">
              <w:rPr>
                <w:rFonts w:ascii="Calibri" w:cs="Calibri" w:eastAsia="Calibri" w:hAnsi="Calibri"/>
                <w:color w:val="000000"/>
                <w:sz w:val="18"/>
                <w:szCs w:val="18"/>
                <w:rtl w:val="0"/>
              </w:rPr>
              <w:t xml:space="preserve">.</w:t>
            </w:r>
          </w:p>
        </w:tc>
        <w:tc>
          <w:tcPr>
            <w:vMerge w:val="continue"/>
            <w:tcBorders>
              <w:top w:color="000000" w:space="0" w:sz="0" w:val="nil"/>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0F2">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Methods and Measurements are developed by:</w:t>
            </w:r>
          </w:p>
          <w:p w:rsidR="00000000" w:rsidDel="00000000" w:rsidP="00000000" w:rsidRDefault="00000000" w:rsidRPr="00000000" w14:paraId="000000F3">
            <w:pPr>
              <w:widowControl w:val="1"/>
              <w:jc w:val="cente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F4">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 June 30 (A Season);</w:t>
            </w:r>
          </w:p>
          <w:p w:rsidR="00000000" w:rsidDel="00000000" w:rsidP="00000000" w:rsidRDefault="00000000" w:rsidRPr="00000000" w14:paraId="000000F5">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November 25 (B Season);</w:t>
            </w:r>
          </w:p>
          <w:p w:rsidR="00000000" w:rsidDel="00000000" w:rsidP="00000000" w:rsidRDefault="00000000" w:rsidRPr="00000000" w14:paraId="000000F6">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March 15 (C Season);</w:t>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0F7">
            <w:pPr>
              <w:widowControl w:val="1"/>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Protocols development</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0F8">
            <w:pPr>
              <w:widowControl w:val="1"/>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This </w:t>
            </w:r>
            <w:r w:rsidDel="00000000" w:rsidR="00000000" w:rsidRPr="00000000">
              <w:rPr>
                <w:rFonts w:ascii="Calibri" w:cs="Calibri" w:eastAsia="Calibri" w:hAnsi="Calibri"/>
                <w:sz w:val="18"/>
                <w:szCs w:val="18"/>
                <w:rtl w:val="0"/>
              </w:rPr>
              <w:t xml:space="preserve">primarily involves the implementation details, including participant information, field conditions, land preparation, soil/plant sampling, planting, input rates and application times, harvesting, and other relevant aspects</w:t>
            </w:r>
            <w:r w:rsidDel="00000000" w:rsidR="00000000" w:rsidRPr="00000000">
              <w:rPr>
                <w:rFonts w:ascii="Calibri" w:cs="Calibri" w:eastAsia="Calibri" w:hAnsi="Calibri"/>
                <w:color w:val="000000"/>
                <w:sz w:val="18"/>
                <w:szCs w:val="18"/>
                <w:rtl w:val="0"/>
              </w:rPr>
              <w:t xml:space="preserve">.</w:t>
            </w:r>
          </w:p>
        </w:tc>
        <w:tc>
          <w:tcPr>
            <w:vMerge w:val="continue"/>
            <w:tcBorders>
              <w:top w:color="000000" w:space="0" w:sz="0" w:val="nil"/>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0FA">
            <w:pPr>
              <w:widowControl w:val="1"/>
              <w:jc w:val="center"/>
              <w:rPr>
                <w:rFonts w:ascii="Calibri" w:cs="Calibri" w:eastAsia="Calibri" w:hAnsi="Calibri"/>
                <w:color w:val="000000"/>
                <w:sz w:val="18"/>
                <w:szCs w:val="18"/>
              </w:rPr>
            </w:pPr>
            <w:r w:rsidDel="00000000" w:rsidR="00000000" w:rsidRPr="00000000">
              <w:rPr>
                <w:rFonts w:ascii="Calibri" w:cs="Calibri" w:eastAsia="Calibri" w:hAnsi="Calibri"/>
                <w:sz w:val="18"/>
                <w:szCs w:val="18"/>
                <w:rtl w:val="0"/>
              </w:rPr>
              <w:t xml:space="preserve">Protocol delivered to implementing teams in </w:t>
            </w:r>
            <w:r w:rsidDel="00000000" w:rsidR="00000000" w:rsidRPr="00000000">
              <w:rPr>
                <w:rFonts w:ascii="Calibri" w:cs="Calibri" w:eastAsia="Calibri" w:hAnsi="Calibri"/>
                <w:b w:val="1"/>
                <w:bCs w:val="1"/>
                <w:sz w:val="18"/>
                <w:szCs w:val="18"/>
                <w:rtl w:val="0"/>
              </w:rPr>
              <w:t xml:space="preserve">2 Weeks </w:t>
            </w:r>
            <w:r w:rsidDel="00000000" w:rsidR="00000000" w:rsidRPr="00000000">
              <w:rPr>
                <w:rFonts w:ascii="Calibri" w:cs="Calibri" w:eastAsia="Calibri" w:hAnsi="Calibri"/>
                <w:sz w:val="18"/>
                <w:szCs w:val="18"/>
                <w:rtl w:val="0"/>
              </w:rPr>
              <w:t xml:space="preserve">before the trial period starts or the activity implementation</w:t>
            </w:r>
            <w:r w:rsidDel="00000000" w:rsidR="00000000" w:rsidRPr="00000000">
              <w:rPr>
                <w:rtl w:val="0"/>
              </w:rPr>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0FB">
            <w:pPr>
              <w:widowControl w:val="1"/>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3300"/>
                <w:sz w:val="18"/>
                <w:szCs w:val="18"/>
                <w:rtl w:val="0"/>
              </w:rPr>
              <w:t xml:space="preserve">Data collection sheets and treatment randomization - </w:t>
            </w:r>
            <w:r w:rsidDel="00000000" w:rsidR="00000000" w:rsidRPr="00000000">
              <w:rPr>
                <w:rFonts w:ascii="Calibri" w:cs="Calibri" w:eastAsia="Calibri" w:hAnsi="Calibri"/>
                <w:b w:val="1"/>
                <w:bCs w:val="1"/>
                <w:color w:val="0000cc"/>
                <w:sz w:val="18"/>
                <w:szCs w:val="18"/>
                <w:rtl w:val="0"/>
              </w:rPr>
              <w:t xml:space="preserve">Station</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0FC">
            <w:pPr>
              <w:widowControl w:val="1"/>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Final datasheet approved by the Station team Coordinator</w:t>
            </w:r>
          </w:p>
        </w:tc>
        <w:tc>
          <w:tcPr>
            <w:vMerge w:val="continue"/>
            <w:tcBorders>
              <w:top w:color="000000" w:space="0" w:sz="0" w:val="nil"/>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0FE">
            <w:pPr>
              <w:widowControl w:val="1"/>
              <w:jc w:val="center"/>
              <w:rPr>
                <w:rFonts w:ascii="Calibri" w:cs="Calibri" w:eastAsia="Calibri" w:hAnsi="Calibri"/>
                <w:color w:val="000000"/>
                <w:sz w:val="18"/>
                <w:szCs w:val="18"/>
              </w:rPr>
            </w:pPr>
            <w:r w:rsidDel="00000000" w:rsidR="00000000" w:rsidRPr="00000000">
              <w:rPr>
                <w:rFonts w:ascii="Calibri" w:cs="Calibri" w:eastAsia="Calibri" w:hAnsi="Calibri"/>
                <w:sz w:val="18"/>
                <w:szCs w:val="18"/>
                <w:rtl w:val="0"/>
              </w:rPr>
              <w:t xml:space="preserve">The d</w:t>
            </w:r>
            <w:r w:rsidDel="00000000" w:rsidR="00000000" w:rsidRPr="00000000">
              <w:rPr>
                <w:rFonts w:ascii="Calibri" w:cs="Calibri" w:eastAsia="Calibri" w:hAnsi="Calibri"/>
                <w:color w:val="000000"/>
                <w:sz w:val="18"/>
                <w:szCs w:val="18"/>
                <w:rtl w:val="0"/>
              </w:rPr>
              <w:t xml:space="preserve">atasheet is </w:t>
            </w:r>
            <w:r w:rsidDel="00000000" w:rsidR="00000000" w:rsidRPr="00000000">
              <w:rPr>
                <w:rFonts w:ascii="Calibri" w:cs="Calibri" w:eastAsia="Calibri" w:hAnsi="Calibri"/>
                <w:sz w:val="18"/>
                <w:szCs w:val="18"/>
                <w:rtl w:val="0"/>
              </w:rPr>
              <w:t xml:space="preserve">complete</w:t>
            </w:r>
            <w:r w:rsidDel="00000000" w:rsidR="00000000" w:rsidRPr="00000000">
              <w:rPr>
                <w:rFonts w:ascii="Calibri" w:cs="Calibri" w:eastAsia="Calibri" w:hAnsi="Calibri"/>
                <w:color w:val="000000"/>
                <w:sz w:val="18"/>
                <w:szCs w:val="18"/>
                <w:rtl w:val="0"/>
              </w:rPr>
              <w:t xml:space="preserve"> (100%) in </w:t>
            </w:r>
          </w:p>
          <w:p w:rsidR="00000000" w:rsidDel="00000000" w:rsidP="00000000" w:rsidRDefault="00000000" w:rsidRPr="00000000" w14:paraId="000000FF">
            <w:pPr>
              <w:widowControl w:val="1"/>
              <w:jc w:val="center"/>
              <w:rPr>
                <w:rFonts w:ascii="Calibri" w:cs="Calibri" w:eastAsia="Calibri" w:hAnsi="Calibri"/>
                <w:color w:val="000000"/>
                <w:sz w:val="18"/>
                <w:szCs w:val="18"/>
              </w:rPr>
            </w:pPr>
            <w:r w:rsidDel="00000000" w:rsidR="00000000" w:rsidRPr="00000000">
              <w:rPr>
                <w:rFonts w:ascii="Calibri" w:cs="Calibri" w:eastAsia="Calibri" w:hAnsi="Calibri"/>
                <w:b w:val="1"/>
                <w:bCs w:val="1"/>
                <w:color w:val="000000"/>
                <w:sz w:val="18"/>
                <w:szCs w:val="18"/>
                <w:rtl w:val="0"/>
              </w:rPr>
              <w:t xml:space="preserve">5 days </w:t>
            </w:r>
            <w:r w:rsidDel="00000000" w:rsidR="00000000" w:rsidRPr="00000000">
              <w:rPr>
                <w:rFonts w:ascii="Calibri" w:cs="Calibri" w:eastAsia="Calibri" w:hAnsi="Calibri"/>
                <w:color w:val="000000"/>
                <w:sz w:val="18"/>
                <w:szCs w:val="18"/>
                <w:rtl w:val="0"/>
              </w:rPr>
              <w:t xml:space="preserve">before the trial starts</w:t>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00">
            <w:pPr>
              <w:widowControl w:val="1"/>
              <w:jc w:val="center"/>
              <w:rPr>
                <w:rFonts w:ascii="Calibri" w:cs="Calibri" w:eastAsia="Calibri" w:hAnsi="Calibri"/>
                <w:b w:val="1"/>
                <w:bCs w:val="1"/>
                <w:color w:val="681900"/>
                <w:sz w:val="18"/>
                <w:szCs w:val="18"/>
              </w:rPr>
            </w:pPr>
            <w:r w:rsidDel="00000000" w:rsidR="00000000" w:rsidRPr="00000000">
              <w:rPr>
                <w:rFonts w:ascii="Calibri" w:cs="Calibri" w:eastAsia="Calibri" w:hAnsi="Calibri"/>
                <w:b w:val="1"/>
                <w:bCs w:val="1"/>
                <w:color w:val="003300"/>
                <w:sz w:val="18"/>
                <w:szCs w:val="18"/>
                <w:rtl w:val="0"/>
              </w:rPr>
              <w:t xml:space="preserve">Trial review meeting with the Data team -</w:t>
            </w:r>
            <w:r w:rsidDel="00000000" w:rsidR="00000000" w:rsidRPr="00000000">
              <w:rPr>
                <w:rFonts w:ascii="Calibri" w:cs="Calibri" w:eastAsia="Calibri" w:hAnsi="Calibri"/>
                <w:b w:val="1"/>
                <w:bCs w:val="1"/>
                <w:color w:val="681900"/>
                <w:sz w:val="18"/>
                <w:szCs w:val="18"/>
                <w:rtl w:val="0"/>
              </w:rPr>
              <w:t xml:space="preserve"> </w:t>
            </w:r>
          </w:p>
          <w:p w:rsidR="00000000" w:rsidDel="00000000" w:rsidP="00000000" w:rsidRDefault="00000000" w:rsidRPr="00000000" w14:paraId="00000101">
            <w:pPr>
              <w:widowControl w:val="1"/>
              <w:jc w:val="center"/>
              <w:rPr>
                <w:rFonts w:ascii="Calibri" w:cs="Calibri" w:eastAsia="Calibri" w:hAnsi="Calibri"/>
                <w:b w:val="1"/>
                <w:bCs w:val="1"/>
                <w:color w:val="0000ff"/>
                <w:sz w:val="18"/>
                <w:szCs w:val="18"/>
              </w:rPr>
            </w:pPr>
            <w:r w:rsidDel="00000000" w:rsidR="00000000" w:rsidRPr="00000000">
              <w:rPr>
                <w:rFonts w:ascii="Calibri" w:cs="Calibri" w:eastAsia="Calibri" w:hAnsi="Calibri"/>
                <w:b w:val="1"/>
                <w:bCs w:val="1"/>
                <w:color w:val="0000ff"/>
                <w:sz w:val="18"/>
                <w:szCs w:val="18"/>
                <w:rtl w:val="0"/>
              </w:rPr>
              <w:t xml:space="preserve">On-farm Trials</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02">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 informative session for the </w:t>
            </w:r>
            <w:r w:rsidDel="00000000" w:rsidR="00000000" w:rsidRPr="00000000">
              <w:rPr>
                <w:rFonts w:ascii="Calibri" w:cs="Calibri" w:eastAsia="Calibri" w:hAnsi="Calibri"/>
                <w:b w:val="1"/>
                <w:bCs w:val="1"/>
                <w:sz w:val="18"/>
                <w:szCs w:val="18"/>
                <w:rtl w:val="0"/>
              </w:rPr>
              <w:t xml:space="preserve">Data team </w:t>
            </w:r>
            <w:r w:rsidDel="00000000" w:rsidR="00000000" w:rsidRPr="00000000">
              <w:rPr>
                <w:rFonts w:ascii="Calibri" w:cs="Calibri" w:eastAsia="Calibri" w:hAnsi="Calibri"/>
                <w:sz w:val="18"/>
                <w:szCs w:val="18"/>
                <w:rtl w:val="0"/>
              </w:rPr>
              <w:t xml:space="preserve">on the variables to be measured, their measurement methods, and the measurement period is conducted before the season or trial period begins.</w:t>
            </w:r>
          </w:p>
        </w:tc>
        <w:tc>
          <w:tcPr>
            <w:vMerge w:val="continue"/>
            <w:tcBorders>
              <w:top w:color="000000" w:space="0" w:sz="0" w:val="nil"/>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04">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 alignment meeting is conducted in </w:t>
            </w:r>
          </w:p>
          <w:p w:rsidR="00000000" w:rsidDel="00000000" w:rsidP="00000000" w:rsidRDefault="00000000" w:rsidRPr="00000000" w14:paraId="00000105">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4 weeks </w:t>
            </w:r>
            <w:r w:rsidDel="00000000" w:rsidR="00000000" w:rsidRPr="00000000">
              <w:rPr>
                <w:rFonts w:ascii="Calibri" w:cs="Calibri" w:eastAsia="Calibri" w:hAnsi="Calibri"/>
                <w:sz w:val="18"/>
                <w:szCs w:val="18"/>
                <w:rtl w:val="0"/>
              </w:rPr>
              <w:t xml:space="preserve">before the trial begins:</w:t>
            </w:r>
          </w:p>
          <w:p w:rsidR="00000000" w:rsidDel="00000000" w:rsidP="00000000" w:rsidRDefault="00000000" w:rsidRPr="00000000" w14:paraId="00000106">
            <w:pPr>
              <w:jc w:val="cente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07">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July 20 (A Season); </w:t>
            </w:r>
          </w:p>
          <w:p w:rsidR="00000000" w:rsidDel="00000000" w:rsidP="00000000" w:rsidRDefault="00000000" w:rsidRPr="00000000" w14:paraId="00000108">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January 5 (B Season); </w:t>
            </w:r>
          </w:p>
          <w:p w:rsidR="00000000" w:rsidDel="00000000" w:rsidP="00000000" w:rsidRDefault="00000000" w:rsidRPr="00000000" w14:paraId="00000109">
            <w:pPr>
              <w:widowControl w:val="1"/>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April 15 (C Season).</w:t>
            </w:r>
            <w:r w:rsidDel="00000000" w:rsidR="00000000" w:rsidRPr="00000000">
              <w:rPr>
                <w:rtl w:val="0"/>
              </w:rPr>
            </w:r>
          </w:p>
          <w:p w:rsidR="00000000" w:rsidDel="00000000" w:rsidP="00000000" w:rsidRDefault="00000000" w:rsidRPr="00000000" w14:paraId="0000010A">
            <w:pPr>
              <w:jc w:val="center"/>
              <w:rPr>
                <w:rFonts w:ascii="Calibri" w:cs="Calibri" w:eastAsia="Calibri" w:hAnsi="Calibri"/>
                <w:sz w:val="18"/>
                <w:szCs w:val="18"/>
              </w:rPr>
            </w:pPr>
            <w:r w:rsidDel="00000000" w:rsidR="00000000" w:rsidRPr="00000000">
              <w:rPr>
                <w:rtl w:val="0"/>
              </w:rPr>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0B">
            <w:pPr>
              <w:widowControl w:val="1"/>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3300"/>
                <w:sz w:val="18"/>
                <w:szCs w:val="18"/>
                <w:rtl w:val="0"/>
              </w:rPr>
              <w:t xml:space="preserve">Inputs (OR Tools under evaluation) sourcing</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0C">
            <w:pPr>
              <w:widowControl w:val="1"/>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All inputs</w:t>
            </w:r>
            <w:r w:rsidDel="00000000" w:rsidR="00000000" w:rsidRPr="00000000">
              <w:rPr>
                <w:rFonts w:ascii="Calibri" w:cs="Calibri" w:eastAsia="Calibri" w:hAnsi="Calibri"/>
                <w:sz w:val="18"/>
                <w:szCs w:val="18"/>
                <w:rtl w:val="0"/>
              </w:rPr>
              <w:t xml:space="preserve">, except those sourced from LOG or the tool under evaluation, such as farming tools, are delivered to the Inn WH in sufficient time to allow for germination testing and packaging.</w:t>
            </w:r>
            <w:r w:rsidDel="00000000" w:rsidR="00000000" w:rsidRPr="00000000">
              <w:rPr>
                <w:rtl w:val="0"/>
              </w:rPr>
            </w:r>
          </w:p>
        </w:tc>
        <w:tc>
          <w:tcPr>
            <w:vMerge w:val="continue"/>
            <w:tcBorders>
              <w:top w:color="000000" w:space="0" w:sz="0" w:val="nil"/>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18"/>
                <w:szCs w:val="18"/>
              </w:rPr>
            </w:pPr>
            <w:r w:rsidDel="00000000" w:rsidR="00000000" w:rsidRPr="00000000">
              <w:rPr>
                <w:rtl w:val="0"/>
              </w:rPr>
            </w:r>
          </w:p>
        </w:tc>
        <w:tc>
          <w:tcPr>
            <w:vMerge w:val="restart"/>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0E">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Inputs calculation completed by: </w:t>
            </w:r>
          </w:p>
          <w:p w:rsidR="00000000" w:rsidDel="00000000" w:rsidP="00000000" w:rsidRDefault="00000000" w:rsidRPr="00000000" w14:paraId="0000010F">
            <w:pPr>
              <w:widowControl w:val="1"/>
              <w:jc w:val="center"/>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110">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April 30th (A Season); </w:t>
            </w:r>
          </w:p>
          <w:p w:rsidR="00000000" w:rsidDel="00000000" w:rsidP="00000000" w:rsidRDefault="00000000" w:rsidRPr="00000000" w14:paraId="00000111">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October 30th (B Season); </w:t>
            </w:r>
          </w:p>
          <w:p w:rsidR="00000000" w:rsidDel="00000000" w:rsidP="00000000" w:rsidRDefault="00000000" w:rsidRPr="00000000" w14:paraId="00000112">
            <w:pPr>
              <w:widowControl w:val="1"/>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February 28th (C Season).</w:t>
            </w:r>
            <w:r w:rsidDel="00000000" w:rsidR="00000000" w:rsidRPr="00000000">
              <w:rPr>
                <w:rtl w:val="0"/>
              </w:rPr>
            </w:r>
          </w:p>
          <w:p w:rsidR="00000000" w:rsidDel="00000000" w:rsidP="00000000" w:rsidRDefault="00000000" w:rsidRPr="00000000" w14:paraId="00000113">
            <w:pPr>
              <w:widowControl w:val="1"/>
              <w:jc w:val="cente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14">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Inputs and special trial supplies are delivered to the WH by: </w:t>
            </w:r>
          </w:p>
          <w:p w:rsidR="00000000" w:rsidDel="00000000" w:rsidP="00000000" w:rsidRDefault="00000000" w:rsidRPr="00000000" w14:paraId="00000115">
            <w:pPr>
              <w:widowControl w:val="1"/>
              <w:jc w:val="cente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16">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Aug 5th (A Season); </w:t>
            </w:r>
          </w:p>
          <w:p w:rsidR="00000000" w:rsidDel="00000000" w:rsidP="00000000" w:rsidRDefault="00000000" w:rsidRPr="00000000" w14:paraId="00000117">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January 5th (B Season); </w:t>
            </w:r>
          </w:p>
          <w:p w:rsidR="00000000" w:rsidDel="00000000" w:rsidP="00000000" w:rsidRDefault="00000000" w:rsidRPr="00000000" w14:paraId="00000118">
            <w:pPr>
              <w:widowControl w:val="1"/>
              <w:jc w:val="center"/>
              <w:rPr>
                <w:rFonts w:ascii="Calibri" w:cs="Calibri" w:eastAsia="Calibri" w:hAnsi="Calibri"/>
                <w:strike w:val="1"/>
                <w:color w:val="ff0000"/>
                <w:sz w:val="18"/>
                <w:szCs w:val="18"/>
              </w:rPr>
            </w:pPr>
            <w:r w:rsidDel="00000000" w:rsidR="00000000" w:rsidRPr="00000000">
              <w:rPr>
                <w:rFonts w:ascii="Calibri" w:cs="Calibri" w:eastAsia="Calibri" w:hAnsi="Calibri"/>
                <w:b w:val="1"/>
                <w:bCs w:val="1"/>
                <w:sz w:val="18"/>
                <w:szCs w:val="18"/>
                <w:rtl w:val="0"/>
              </w:rPr>
              <w:t xml:space="preserve">April 20th (C Season).</w:t>
            </w:r>
            <w:r w:rsidDel="00000000" w:rsidR="00000000" w:rsidRPr="00000000">
              <w:rPr>
                <w:rtl w:val="0"/>
              </w:rPr>
            </w:r>
          </w:p>
        </w:tc>
      </w:tr>
      <w:tr>
        <w:trPr>
          <w:cantSplit w:val="0"/>
          <w:trHeight w:val="975"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19">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color w:val="003300"/>
                <w:sz w:val="18"/>
                <w:szCs w:val="18"/>
                <w:rtl w:val="0"/>
              </w:rPr>
              <w:t xml:space="preserve">Special trial supplies sourcing</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1A">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Non-regular consumables: irrigation water, mulch, gloves, tiny sachets for veggie seeds, etc., are delivered to the Inn WH before being used by the Inventory team or Trial implementation team.</w:t>
            </w:r>
          </w:p>
        </w:tc>
        <w:tc>
          <w:tcPr>
            <w:vMerge w:val="continue"/>
            <w:tcBorders>
              <w:top w:color="000000" w:space="0" w:sz="0" w:val="nil"/>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tc>
        <w:tc>
          <w:tcPr>
            <w:vMerge w:val="continue"/>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1D">
            <w:pPr>
              <w:widowControl w:val="1"/>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Special measurement materials sourcing</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1E">
            <w:pPr>
              <w:widowControl w:val="1"/>
              <w:jc w:val="center"/>
              <w:rPr>
                <w:rFonts w:ascii="Calibri" w:cs="Calibri" w:eastAsia="Calibri" w:hAnsi="Calibri"/>
                <w:color w:val="000000"/>
                <w:sz w:val="18"/>
                <w:szCs w:val="18"/>
              </w:rPr>
            </w:pPr>
            <w:r w:rsidDel="00000000" w:rsidR="00000000" w:rsidRPr="00000000">
              <w:rPr>
                <w:rFonts w:ascii="Calibri" w:cs="Calibri" w:eastAsia="Calibri" w:hAnsi="Calibri"/>
                <w:sz w:val="18"/>
                <w:szCs w:val="18"/>
                <w:rtl w:val="0"/>
              </w:rPr>
              <w:t xml:space="preserve">Irregular m</w:t>
            </w:r>
            <w:r w:rsidDel="00000000" w:rsidR="00000000" w:rsidRPr="00000000">
              <w:rPr>
                <w:rFonts w:ascii="Calibri" w:cs="Calibri" w:eastAsia="Calibri" w:hAnsi="Calibri"/>
                <w:color w:val="000000"/>
                <w:sz w:val="18"/>
                <w:szCs w:val="18"/>
                <w:rtl w:val="0"/>
              </w:rPr>
              <w:t xml:space="preserve">easurement tools (not</w:t>
            </w:r>
            <w:r w:rsidDel="00000000" w:rsidR="00000000" w:rsidRPr="00000000">
              <w:rPr>
                <w:rFonts w:ascii="Calibri" w:cs="Calibri" w:eastAsia="Calibri" w:hAnsi="Calibri"/>
                <w:sz w:val="18"/>
                <w:szCs w:val="18"/>
                <w:rtl w:val="0"/>
              </w:rPr>
              <w:t xml:space="preserve"> scales, grain moisture meters, and measuring tapes) </w:t>
            </w:r>
            <w:r w:rsidDel="00000000" w:rsidR="00000000" w:rsidRPr="00000000">
              <w:rPr>
                <w:rFonts w:ascii="Calibri" w:cs="Calibri" w:eastAsia="Calibri" w:hAnsi="Calibri"/>
                <w:color w:val="000000"/>
                <w:sz w:val="18"/>
                <w:szCs w:val="18"/>
                <w:rtl w:val="0"/>
              </w:rPr>
              <w:t xml:space="preserve">are sourced on time</w:t>
            </w:r>
            <w:r w:rsidDel="00000000" w:rsidR="00000000" w:rsidRPr="00000000">
              <w:rPr>
                <w:rFonts w:ascii="Calibri" w:cs="Calibri" w:eastAsia="Calibri" w:hAnsi="Calibri"/>
                <w:sz w:val="18"/>
                <w:szCs w:val="18"/>
                <w:rtl w:val="0"/>
              </w:rPr>
              <w:t xml:space="preserve"> before they are used, and early enough to allow the team to be trained on the tool before it is used. </w:t>
            </w:r>
            <w:r w:rsidDel="00000000" w:rsidR="00000000" w:rsidRPr="00000000">
              <w:rPr>
                <w:rFonts w:ascii="Calibri" w:cs="Calibri" w:eastAsia="Calibri" w:hAnsi="Calibri"/>
                <w:color w:val="000000"/>
                <w:sz w:val="18"/>
                <w:szCs w:val="18"/>
                <w:rtl w:val="0"/>
              </w:rPr>
              <w:t xml:space="preserve"> </w:t>
            </w:r>
          </w:p>
        </w:tc>
        <w:tc>
          <w:tcPr>
            <w:vMerge w:val="continue"/>
            <w:tcBorders>
              <w:top w:color="000000" w:space="0" w:sz="0" w:val="nil"/>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20">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material is delivered </w:t>
            </w:r>
            <w:r w:rsidDel="00000000" w:rsidR="00000000" w:rsidRPr="00000000">
              <w:rPr>
                <w:rFonts w:ascii="Calibri" w:cs="Calibri" w:eastAsia="Calibri" w:hAnsi="Calibri"/>
                <w:b w:val="1"/>
                <w:bCs w:val="1"/>
                <w:sz w:val="18"/>
                <w:szCs w:val="18"/>
                <w:rtl w:val="0"/>
              </w:rPr>
              <w:t xml:space="preserve">10 days </w:t>
            </w:r>
            <w:r w:rsidDel="00000000" w:rsidR="00000000" w:rsidRPr="00000000">
              <w:rPr>
                <w:rFonts w:ascii="Calibri" w:cs="Calibri" w:eastAsia="Calibri" w:hAnsi="Calibri"/>
                <w:sz w:val="18"/>
                <w:szCs w:val="18"/>
                <w:rtl w:val="0"/>
              </w:rPr>
              <w:t xml:space="preserve">before the measurement time OR </w:t>
            </w:r>
          </w:p>
          <w:p w:rsidR="00000000" w:rsidDel="00000000" w:rsidP="00000000" w:rsidRDefault="00000000" w:rsidRPr="00000000" w14:paraId="00000121">
            <w:pPr>
              <w:widowControl w:val="1"/>
              <w:jc w:val="center"/>
              <w:rPr>
                <w:rFonts w:ascii="Calibri" w:cs="Calibri" w:eastAsia="Calibri" w:hAnsi="Calibri"/>
                <w:color w:val="000000"/>
                <w:sz w:val="18"/>
                <w:szCs w:val="18"/>
              </w:rPr>
            </w:pPr>
            <w:r w:rsidDel="00000000" w:rsidR="00000000" w:rsidRPr="00000000">
              <w:rPr>
                <w:rFonts w:ascii="Calibri" w:cs="Calibri" w:eastAsia="Calibri" w:hAnsi="Calibri"/>
                <w:b w:val="1"/>
                <w:bCs w:val="1"/>
                <w:sz w:val="18"/>
                <w:szCs w:val="18"/>
                <w:rtl w:val="0"/>
              </w:rPr>
              <w:t xml:space="preserve">3 days </w:t>
            </w:r>
            <w:r w:rsidDel="00000000" w:rsidR="00000000" w:rsidRPr="00000000">
              <w:rPr>
                <w:rFonts w:ascii="Calibri" w:cs="Calibri" w:eastAsia="Calibri" w:hAnsi="Calibri"/>
                <w:sz w:val="18"/>
                <w:szCs w:val="18"/>
                <w:rtl w:val="0"/>
              </w:rPr>
              <w:t xml:space="preserve">before the monthly Field team meeting</w:t>
            </w:r>
            <w:r w:rsidDel="00000000" w:rsidR="00000000" w:rsidRPr="00000000">
              <w:rPr>
                <w:rtl w:val="0"/>
              </w:rPr>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22">
            <w:pPr>
              <w:widowControl w:val="1"/>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Protocol and datasheets review sessions </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23">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Organizing protocol and data sheets review sessions with the Data team or the Implementing teams, per trial period</w:t>
            </w:r>
          </w:p>
        </w:tc>
        <w:tc>
          <w:tcPr>
            <w:vMerge w:val="continue"/>
            <w:tcBorders>
              <w:top w:color="000000" w:space="0" w:sz="0" w:val="nil"/>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00"/>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25">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Protocols and datasheets review sessions are held </w:t>
            </w:r>
            <w:r w:rsidDel="00000000" w:rsidR="00000000" w:rsidRPr="00000000">
              <w:rPr>
                <w:rFonts w:ascii="Calibri" w:cs="Calibri" w:eastAsia="Calibri" w:hAnsi="Calibri"/>
                <w:b w:val="1"/>
                <w:bCs w:val="1"/>
                <w:sz w:val="18"/>
                <w:szCs w:val="18"/>
                <w:rtl w:val="0"/>
              </w:rPr>
              <w:t xml:space="preserve">5 days before </w:t>
            </w:r>
            <w:r w:rsidDel="00000000" w:rsidR="00000000" w:rsidRPr="00000000">
              <w:rPr>
                <w:rFonts w:ascii="Calibri" w:cs="Calibri" w:eastAsia="Calibri" w:hAnsi="Calibri"/>
                <w:sz w:val="18"/>
                <w:szCs w:val="18"/>
                <w:rtl w:val="0"/>
              </w:rPr>
              <w:t xml:space="preserve"> the trial period starts.</w:t>
            </w:r>
          </w:p>
        </w:tc>
      </w:tr>
    </w:tbl>
    <w:p w:rsidR="00000000" w:rsidDel="00000000" w:rsidP="00000000" w:rsidRDefault="00000000" w:rsidRPr="00000000" w14:paraId="00000126">
      <w:pPr>
        <w:spacing w:after="240" w:before="240" w:line="273" w:lineRule="auto"/>
        <w:jc w:val="both"/>
        <w:rPr>
          <w:rFonts w:ascii="Calibri" w:cs="Calibri" w:eastAsia="Calibri" w:hAnsi="Calibri"/>
          <w:b w:val="1"/>
          <w:bCs w:val="1"/>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127">
      <w:pPr>
        <w:spacing w:after="240" w:before="240" w:line="273"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Service 2: Phase 0 analysis and stakeholder alignment</w:t>
      </w:r>
    </w:p>
    <w:p w:rsidR="00000000" w:rsidDel="00000000" w:rsidP="00000000" w:rsidRDefault="00000000" w:rsidRPr="00000000" w14:paraId="00000128">
      <w:pPr>
        <w:spacing w:after="240" w:before="240" w:line="273" w:lineRule="auto"/>
        <w:jc w:val="both"/>
        <w:rPr>
          <w:rFonts w:ascii="Calibri" w:cs="Calibri" w:eastAsia="Calibri" w:hAnsi="Calibri"/>
          <w:b w:val="1"/>
          <w:bCs w:val="1"/>
        </w:rPr>
      </w:pPr>
      <w:r w:rsidDel="00000000" w:rsidR="00000000" w:rsidRPr="00000000">
        <w:rPr>
          <w:rFonts w:ascii="Calibri" w:cs="Calibri" w:eastAsia="Calibri" w:hAnsi="Calibri"/>
          <w:b w:val="1"/>
          <w:bCs w:val="1"/>
          <w:color w:val="1b1c1d"/>
          <w:rtl w:val="0"/>
        </w:rPr>
        <w:t xml:space="preserve">Client: INN Departme</w:t>
      </w:r>
      <w:r w:rsidDel="00000000" w:rsidR="00000000" w:rsidRPr="00000000">
        <w:rPr>
          <w:rFonts w:ascii="Calibri" w:cs="Calibri" w:eastAsia="Calibri" w:hAnsi="Calibri"/>
          <w:b w:val="1"/>
          <w:bCs w:val="1"/>
          <w:rtl w:val="0"/>
        </w:rPr>
        <w:t xml:space="preserve">nt </w:t>
      </w:r>
    </w:p>
    <w:tbl>
      <w:tblPr>
        <w:tblStyle w:val="Table4"/>
        <w:tblW w:w="11055.0" w:type="dxa"/>
        <w:jc w:val="left"/>
        <w:tblLayout w:type="fixed"/>
        <w:tblLook w:val="0400"/>
      </w:tblPr>
      <w:tblGrid>
        <w:gridCol w:w="1650"/>
        <w:gridCol w:w="4305"/>
        <w:gridCol w:w="1680"/>
        <w:gridCol w:w="1590"/>
        <w:gridCol w:w="1830"/>
        <w:tblGridChange w:id="0">
          <w:tblGrid>
            <w:gridCol w:w="1650"/>
            <w:gridCol w:w="4305"/>
            <w:gridCol w:w="1680"/>
            <w:gridCol w:w="1590"/>
            <w:gridCol w:w="1830"/>
          </w:tblGrid>
        </w:tblGridChange>
      </w:tblGrid>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29">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Task</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2A">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Expectation</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2B">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Client’s responsibilities</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2C">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Highest level of service</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2D">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Level of service if requirements are not fully met</w:t>
            </w:r>
          </w:p>
        </w:tc>
      </w:tr>
      <w:tr>
        <w:trPr>
          <w:cantSplit w:val="0"/>
          <w:trHeight w:val="180" w:hRule="atLeast"/>
          <w:tblHeader w:val="0"/>
        </w:trPr>
        <w:tc>
          <w:tcPr>
            <w:tcBorders>
              <w:top w:color="000000" w:space="0" w:sz="0" w:val="nil"/>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2E">
            <w:pPr>
              <w:widowControl w:val="1"/>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Project charter &amp; critical path</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2F">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Charter should a) examine whether there is an impact case for the project based on provided objectives (from requestor or department leadership); b) propose an initial list of technology options to be tested; and c) propose target clients/scaling channels</w:t>
            </w:r>
            <w:r w:rsidDel="00000000" w:rsidR="00000000" w:rsidRPr="00000000">
              <w:rPr>
                <w:rFonts w:ascii="Calibri" w:cs="Calibri" w:eastAsia="Calibri" w:hAnsi="Calibri"/>
                <w:sz w:val="20"/>
                <w:szCs w:val="20"/>
                <w:vertAlign w:val="superscript"/>
              </w:rPr>
              <w:footnoteReference w:customMarkFollows="0" w:id="2"/>
            </w:r>
            <w:r w:rsidDel="00000000" w:rsidR="00000000" w:rsidRPr="00000000">
              <w:rPr>
                <w:rFonts w:ascii="Calibri" w:cs="Calibri" w:eastAsia="Calibri" w:hAnsi="Calibri"/>
                <w:sz w:val="18"/>
                <w:szCs w:val="18"/>
                <w:rtl w:val="0"/>
              </w:rPr>
              <w:t xml:space="preserve">. </w:t>
            </w:r>
          </w:p>
        </w:tc>
        <w:tc>
          <w:tcPr>
            <w:vMerge w:val="restart"/>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30">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trial owner bears all responsibilities</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31">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Phase 0 report of the studied crop is provided within</w:t>
            </w:r>
          </w:p>
          <w:p w:rsidR="00000000" w:rsidDel="00000000" w:rsidP="00000000" w:rsidRDefault="00000000" w:rsidRPr="00000000" w14:paraId="00000132">
            <w:pPr>
              <w:widowControl w:val="1"/>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3 months,</w:t>
            </w:r>
            <w:r w:rsidDel="00000000" w:rsidR="00000000" w:rsidRPr="00000000">
              <w:rPr>
                <w:rFonts w:ascii="Calibri" w:cs="Calibri" w:eastAsia="Calibri" w:hAnsi="Calibri"/>
                <w:sz w:val="18"/>
                <w:szCs w:val="18"/>
                <w:rtl w:val="0"/>
              </w:rPr>
              <w:t xml:space="preserve"> or as aligned with the manager in the critical path.</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33">
            <w:pPr>
              <w:widowControl w:val="1"/>
              <w:jc w:val="center"/>
              <w:rPr>
                <w:rFonts w:ascii="Calibri" w:cs="Calibri" w:eastAsia="Calibri" w:hAnsi="Calibri"/>
                <w:color w:val="003300"/>
                <w:sz w:val="18"/>
                <w:szCs w:val="18"/>
              </w:rPr>
            </w:pPr>
            <w:r w:rsidDel="00000000" w:rsidR="00000000" w:rsidRPr="00000000">
              <w:rPr>
                <w:rFonts w:ascii="Calibri" w:cs="Calibri" w:eastAsia="Calibri" w:hAnsi="Calibri"/>
                <w:color w:val="003300"/>
                <w:sz w:val="18"/>
                <w:szCs w:val="18"/>
                <w:rtl w:val="0"/>
              </w:rPr>
              <w:t xml:space="preserve">NA</w:t>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34">
            <w:pPr>
              <w:widowControl w:val="1"/>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Presentation-based alignment with stakeholders</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35">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Presenting the Phase 0 findings to stakeholders for consensus on the current challenges to be addressed</w:t>
            </w:r>
          </w:p>
        </w:tc>
        <w:tc>
          <w:tcPr>
            <w:vMerge w:val="continue"/>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37">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Presentation is delivered</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38">
            <w:pPr>
              <w:widowControl w:val="1"/>
              <w:jc w:val="center"/>
              <w:rPr>
                <w:rFonts w:ascii="Calibri" w:cs="Calibri" w:eastAsia="Calibri" w:hAnsi="Calibri"/>
                <w:color w:val="003300"/>
                <w:sz w:val="18"/>
                <w:szCs w:val="18"/>
              </w:rPr>
            </w:pPr>
            <w:r w:rsidDel="00000000" w:rsidR="00000000" w:rsidRPr="00000000">
              <w:rPr>
                <w:rFonts w:ascii="Calibri" w:cs="Calibri" w:eastAsia="Calibri" w:hAnsi="Calibri"/>
                <w:color w:val="003300"/>
                <w:sz w:val="18"/>
                <w:szCs w:val="18"/>
                <w:rtl w:val="0"/>
              </w:rPr>
              <w:t xml:space="preserve">NA</w:t>
            </w:r>
          </w:p>
        </w:tc>
      </w:tr>
    </w:tbl>
    <w:p w:rsidR="00000000" w:rsidDel="00000000" w:rsidP="00000000" w:rsidRDefault="00000000" w:rsidRPr="00000000" w14:paraId="00000139">
      <w:pPr>
        <w:spacing w:after="240" w:before="240" w:line="273"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Service 3: Results compilation and dissemination</w:t>
      </w:r>
    </w:p>
    <w:p w:rsidR="00000000" w:rsidDel="00000000" w:rsidP="00000000" w:rsidRDefault="00000000" w:rsidRPr="00000000" w14:paraId="0000013A">
      <w:pPr>
        <w:spacing w:after="240" w:before="240" w:line="273"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Client: INN Department/Scaling channels (HTE or Tubura channels)</w:t>
      </w:r>
    </w:p>
    <w:tbl>
      <w:tblPr>
        <w:tblStyle w:val="Table5"/>
        <w:tblW w:w="11055.0" w:type="dxa"/>
        <w:jc w:val="left"/>
        <w:tblLayout w:type="fixed"/>
        <w:tblLook w:val="0400"/>
      </w:tblPr>
      <w:tblGrid>
        <w:gridCol w:w="2025"/>
        <w:gridCol w:w="2385"/>
        <w:gridCol w:w="2115"/>
        <w:gridCol w:w="2850"/>
        <w:gridCol w:w="1680"/>
        <w:tblGridChange w:id="0">
          <w:tblGrid>
            <w:gridCol w:w="2025"/>
            <w:gridCol w:w="2385"/>
            <w:gridCol w:w="2115"/>
            <w:gridCol w:w="2850"/>
            <w:gridCol w:w="1680"/>
          </w:tblGrid>
        </w:tblGridChange>
      </w:tblGrid>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3B">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Task</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3C">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Expectation</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3D">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Client’s responsibilities</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3E">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Highest level of service</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3F">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Level of service if requirements are not fully met</w:t>
            </w:r>
          </w:p>
        </w:tc>
      </w:tr>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40">
            <w:pPr>
              <w:widowControl w:val="1"/>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Incremental and final reports</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41">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 of the correct reporting template. Ensure the report is peer-reviewed</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42">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Peer review and providing feedback within </w:t>
            </w:r>
            <w:r w:rsidDel="00000000" w:rsidR="00000000" w:rsidRPr="00000000">
              <w:rPr>
                <w:rFonts w:ascii="Calibri" w:cs="Calibri" w:eastAsia="Calibri" w:hAnsi="Calibri"/>
                <w:b w:val="1"/>
                <w:bCs w:val="1"/>
                <w:sz w:val="18"/>
                <w:szCs w:val="18"/>
                <w:rtl w:val="0"/>
              </w:rPr>
              <w:t xml:space="preserve">10 business days</w:t>
            </w:r>
            <w:r w:rsidDel="00000000" w:rsidR="00000000" w:rsidRPr="00000000">
              <w:rPr>
                <w:rFonts w:ascii="Calibri" w:cs="Calibri" w:eastAsia="Calibri" w:hAnsi="Calibri"/>
                <w:sz w:val="18"/>
                <w:szCs w:val="18"/>
                <w:rtl w:val="0"/>
              </w:rPr>
              <w:t xml:space="preserve"> max after the trial owner shares the report</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43">
            <w:pPr>
              <w:widowControl w:val="1"/>
              <w:jc w:val="center"/>
              <w:rPr>
                <w:rFonts w:ascii="Calibri" w:cs="Calibri" w:eastAsia="Calibri" w:hAnsi="Calibri"/>
                <w:color w:val="002b00"/>
                <w:sz w:val="18"/>
                <w:szCs w:val="18"/>
              </w:rPr>
            </w:pPr>
            <w:r w:rsidDel="00000000" w:rsidR="00000000" w:rsidRPr="00000000">
              <w:rPr>
                <w:rFonts w:ascii="Calibri" w:cs="Calibri" w:eastAsia="Calibri" w:hAnsi="Calibri"/>
                <w:color w:val="002b00"/>
                <w:sz w:val="18"/>
                <w:szCs w:val="18"/>
                <w:rtl w:val="0"/>
              </w:rPr>
              <w:t xml:space="preserve">The trial report is completed in </w:t>
            </w:r>
          </w:p>
          <w:p w:rsidR="00000000" w:rsidDel="00000000" w:rsidP="00000000" w:rsidRDefault="00000000" w:rsidRPr="00000000" w14:paraId="00000144">
            <w:pPr>
              <w:widowControl w:val="1"/>
              <w:jc w:val="center"/>
              <w:rPr>
                <w:rFonts w:ascii="Calibri" w:cs="Calibri" w:eastAsia="Calibri" w:hAnsi="Calibri"/>
                <w:color w:val="002b00"/>
                <w:sz w:val="18"/>
                <w:szCs w:val="18"/>
              </w:rPr>
            </w:pPr>
            <w:r w:rsidDel="00000000" w:rsidR="00000000" w:rsidRPr="00000000">
              <w:rPr>
                <w:rFonts w:ascii="Calibri" w:cs="Calibri" w:eastAsia="Calibri" w:hAnsi="Calibri"/>
                <w:b w:val="1"/>
                <w:bCs w:val="1"/>
                <w:color w:val="002b00"/>
                <w:sz w:val="18"/>
                <w:szCs w:val="18"/>
                <w:rtl w:val="0"/>
              </w:rPr>
              <w:t xml:space="preserve">12 weeks </w:t>
            </w:r>
            <w:r w:rsidDel="00000000" w:rsidR="00000000" w:rsidRPr="00000000">
              <w:rPr>
                <w:rFonts w:ascii="Calibri" w:cs="Calibri" w:eastAsia="Calibri" w:hAnsi="Calibri"/>
                <w:color w:val="002b00"/>
                <w:sz w:val="18"/>
                <w:szCs w:val="18"/>
                <w:rtl w:val="0"/>
              </w:rPr>
              <w:t xml:space="preserve">after the </w:t>
            </w:r>
            <w:r w:rsidDel="00000000" w:rsidR="00000000" w:rsidRPr="00000000">
              <w:rPr>
                <w:rFonts w:ascii="Calibri" w:cs="Calibri" w:eastAsia="Calibri" w:hAnsi="Calibri"/>
                <w:b w:val="1"/>
                <w:bCs w:val="1"/>
                <w:color w:val="002b00"/>
                <w:sz w:val="18"/>
                <w:szCs w:val="18"/>
                <w:rtl w:val="0"/>
              </w:rPr>
              <w:t xml:space="preserve"> </w:t>
            </w:r>
            <w:r w:rsidDel="00000000" w:rsidR="00000000" w:rsidRPr="00000000">
              <w:rPr>
                <w:rFonts w:ascii="Calibri" w:cs="Calibri" w:eastAsia="Calibri" w:hAnsi="Calibri"/>
                <w:color w:val="002b00"/>
                <w:sz w:val="18"/>
                <w:szCs w:val="18"/>
                <w:rtl w:val="0"/>
              </w:rPr>
              <w:t xml:space="preserve">trial completion</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45">
            <w:pPr>
              <w:widowControl w:val="1"/>
              <w:jc w:val="center"/>
              <w:rPr>
                <w:rFonts w:ascii="Calibri" w:cs="Calibri" w:eastAsia="Calibri" w:hAnsi="Calibri"/>
                <w:color w:val="000048"/>
                <w:sz w:val="18"/>
                <w:szCs w:val="18"/>
              </w:rPr>
            </w:pPr>
            <w:r w:rsidDel="00000000" w:rsidR="00000000" w:rsidRPr="00000000">
              <w:rPr>
                <w:rFonts w:ascii="Calibri" w:cs="Calibri" w:eastAsia="Calibri" w:hAnsi="Calibri"/>
                <w:color w:val="000048"/>
                <w:sz w:val="18"/>
                <w:szCs w:val="18"/>
                <w:rtl w:val="0"/>
              </w:rPr>
              <w:t xml:space="preserve">The reports will be shared in their draft version</w:t>
            </w:r>
          </w:p>
        </w:tc>
      </w:tr>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46">
            <w:pPr>
              <w:widowControl w:val="1"/>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Updating: Google Drive “Themes” folder + Report tracker</w:t>
            </w:r>
            <w:sdt>
              <w:sdtPr>
                <w:id w:val="861778645"/>
                <w:tag w:val="goog_rdk_75"/>
              </w:sdtPr>
              <w:sdtContent>
                <w:commentRangeStart w:id="19"/>
              </w:sdtContent>
            </w:sdt>
            <w:sdt>
              <w:sdtPr>
                <w:id w:val="161847057"/>
                <w:tag w:val="goog_rdk_76"/>
              </w:sdtPr>
              <w:sdtContent>
                <w:commentRangeStart w:id="20"/>
              </w:sdtContent>
            </w:sdt>
            <w:r w:rsidDel="00000000" w:rsidR="00000000" w:rsidRPr="00000000">
              <w:rPr>
                <w:rFonts w:ascii="Calibri" w:cs="Calibri" w:eastAsia="Calibri" w:hAnsi="Calibri"/>
                <w:b w:val="1"/>
                <w:bCs w:val="1"/>
                <w:color w:val="003300"/>
                <w:sz w:val="18"/>
                <w:szCs w:val="18"/>
                <w:rtl w:val="0"/>
              </w:rPr>
              <w:t xml:space="preserve"> +  </w:t>
            </w:r>
          </w:p>
          <w:p w:rsidR="00000000" w:rsidDel="00000000" w:rsidP="00000000" w:rsidRDefault="00000000" w:rsidRPr="00000000" w14:paraId="00000147">
            <w:pPr>
              <w:widowControl w:val="1"/>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Global Knowledge Hub</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48">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Adding the report, results, and PPT files to the Report tracker</w:t>
            </w:r>
          </w:p>
          <w:p w:rsidR="00000000" w:rsidDel="00000000" w:rsidP="00000000" w:rsidRDefault="00000000" w:rsidRPr="00000000" w14:paraId="00000149">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Updating the Google Drive folder in alignment with SOP</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4A">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NA</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4B">
            <w:pPr>
              <w:widowControl w:val="1"/>
              <w:jc w:val="center"/>
              <w:rPr>
                <w:rFonts w:ascii="Calibri" w:cs="Calibri" w:eastAsia="Calibri" w:hAnsi="Calibri"/>
                <w:color w:val="002b00"/>
                <w:sz w:val="18"/>
                <w:szCs w:val="18"/>
              </w:rPr>
            </w:pPr>
            <w:r w:rsidDel="00000000" w:rsidR="00000000" w:rsidRPr="00000000">
              <w:rPr>
                <w:rFonts w:ascii="Calibri" w:cs="Calibri" w:eastAsia="Calibri" w:hAnsi="Calibri"/>
                <w:color w:val="002b00"/>
                <w:sz w:val="18"/>
                <w:szCs w:val="18"/>
                <w:rtl w:val="0"/>
              </w:rPr>
              <w:t xml:space="preserve">The Google Drive Folder and Report tracker are complete in </w:t>
            </w:r>
            <w:r w:rsidDel="00000000" w:rsidR="00000000" w:rsidRPr="00000000">
              <w:rPr>
                <w:rFonts w:ascii="Calibri" w:cs="Calibri" w:eastAsia="Calibri" w:hAnsi="Calibri"/>
                <w:b w:val="1"/>
                <w:bCs w:val="1"/>
                <w:color w:val="002b00"/>
                <w:sz w:val="18"/>
                <w:szCs w:val="18"/>
                <w:rtl w:val="0"/>
              </w:rPr>
              <w:t xml:space="preserve">1 day</w:t>
            </w:r>
            <w:r w:rsidDel="00000000" w:rsidR="00000000" w:rsidRPr="00000000">
              <w:rPr>
                <w:rFonts w:ascii="Calibri" w:cs="Calibri" w:eastAsia="Calibri" w:hAnsi="Calibri"/>
                <w:color w:val="002b00"/>
                <w:sz w:val="18"/>
                <w:szCs w:val="18"/>
                <w:rtl w:val="0"/>
              </w:rPr>
              <w:t xml:space="preserve"> after the draft version.</w:t>
            </w:r>
          </w:p>
          <w:p w:rsidR="00000000" w:rsidDel="00000000" w:rsidP="00000000" w:rsidRDefault="00000000" w:rsidRPr="00000000" w14:paraId="0000014C">
            <w:pPr>
              <w:widowControl w:val="1"/>
              <w:jc w:val="center"/>
              <w:rPr>
                <w:rFonts w:ascii="Calibri" w:cs="Calibri" w:eastAsia="Calibri" w:hAnsi="Calibri"/>
                <w:color w:val="002b00"/>
                <w:sz w:val="18"/>
                <w:szCs w:val="18"/>
              </w:rPr>
            </w:pPr>
            <w:r w:rsidDel="00000000" w:rsidR="00000000" w:rsidRPr="00000000">
              <w:rPr>
                <w:rtl w:val="0"/>
              </w:rPr>
            </w:r>
          </w:p>
          <w:p w:rsidR="00000000" w:rsidDel="00000000" w:rsidP="00000000" w:rsidRDefault="00000000" w:rsidRPr="00000000" w14:paraId="0000014D">
            <w:pPr>
              <w:widowControl w:val="1"/>
              <w:jc w:val="center"/>
              <w:rPr>
                <w:rFonts w:ascii="Calibri" w:cs="Calibri" w:eastAsia="Calibri" w:hAnsi="Calibri"/>
                <w:color w:val="002b00"/>
                <w:sz w:val="18"/>
                <w:szCs w:val="18"/>
              </w:rPr>
            </w:pPr>
            <w:r w:rsidDel="00000000" w:rsidR="00000000" w:rsidRPr="00000000">
              <w:rPr>
                <w:rFonts w:ascii="Calibri" w:cs="Calibri" w:eastAsia="Calibri" w:hAnsi="Calibri"/>
                <w:color w:val="002b00"/>
                <w:sz w:val="18"/>
                <w:szCs w:val="18"/>
                <w:rtl w:val="0"/>
              </w:rPr>
              <w:t xml:space="preserve">The knowledge hub is completed in </w:t>
            </w:r>
            <w:r w:rsidDel="00000000" w:rsidR="00000000" w:rsidRPr="00000000">
              <w:rPr>
                <w:rFonts w:ascii="Calibri" w:cs="Calibri" w:eastAsia="Calibri" w:hAnsi="Calibri"/>
                <w:b w:val="1"/>
                <w:bCs w:val="1"/>
                <w:color w:val="002b00"/>
                <w:sz w:val="18"/>
                <w:szCs w:val="18"/>
                <w:rtl w:val="0"/>
              </w:rPr>
              <w:t xml:space="preserve">1 day </w:t>
            </w:r>
            <w:r w:rsidDel="00000000" w:rsidR="00000000" w:rsidRPr="00000000">
              <w:rPr>
                <w:rFonts w:ascii="Calibri" w:cs="Calibri" w:eastAsia="Calibri" w:hAnsi="Calibri"/>
                <w:color w:val="002b00"/>
                <w:sz w:val="18"/>
                <w:szCs w:val="18"/>
                <w:rtl w:val="0"/>
              </w:rPr>
              <w:t xml:space="preserve">after addressing the INN Lead comments in the report.</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4E">
            <w:pPr>
              <w:widowControl w:val="1"/>
              <w:jc w:val="center"/>
              <w:rPr>
                <w:rFonts w:ascii="Calibri" w:cs="Calibri" w:eastAsia="Calibri" w:hAnsi="Calibri"/>
                <w:color w:val="000048"/>
                <w:sz w:val="18"/>
                <w:szCs w:val="18"/>
              </w:rPr>
            </w:pPr>
            <w:r w:rsidDel="00000000" w:rsidR="00000000" w:rsidRPr="00000000">
              <w:rPr>
                <w:rFonts w:ascii="Calibri" w:cs="Calibri" w:eastAsia="Calibri" w:hAnsi="Calibri"/>
                <w:color w:val="000048"/>
                <w:sz w:val="18"/>
                <w:szCs w:val="18"/>
                <w:rtl w:val="0"/>
              </w:rPr>
              <w:t xml:space="preserve">NA</w:t>
            </w:r>
          </w:p>
        </w:tc>
      </w:tr>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4F">
            <w:pPr>
              <w:widowControl w:val="1"/>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Presentation of findings and recommendations to stakeholders</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50">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Should include a recommendation tool,  marketing proposal, and/or extension material in correct format required by scaling channel, where relevant.</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51">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NA</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52">
            <w:pPr>
              <w:widowControl w:val="1"/>
              <w:jc w:val="center"/>
              <w:rPr>
                <w:rFonts w:ascii="Calibri" w:cs="Calibri" w:eastAsia="Calibri" w:hAnsi="Calibri"/>
                <w:color w:val="002b00"/>
                <w:sz w:val="18"/>
                <w:szCs w:val="18"/>
              </w:rPr>
            </w:pPr>
            <w:r w:rsidDel="00000000" w:rsidR="00000000" w:rsidRPr="00000000">
              <w:rPr>
                <w:rFonts w:ascii="Calibri" w:cs="Calibri" w:eastAsia="Calibri" w:hAnsi="Calibri"/>
                <w:color w:val="002b00"/>
                <w:sz w:val="18"/>
                <w:szCs w:val="18"/>
                <w:rtl w:val="0"/>
              </w:rPr>
              <w:t xml:space="preserve">Findings are presented to stakeholders in </w:t>
            </w:r>
            <w:r w:rsidDel="00000000" w:rsidR="00000000" w:rsidRPr="00000000">
              <w:rPr>
                <w:rFonts w:ascii="Calibri" w:cs="Calibri" w:eastAsia="Calibri" w:hAnsi="Calibri"/>
                <w:b w:val="1"/>
                <w:bCs w:val="1"/>
                <w:color w:val="002b00"/>
                <w:sz w:val="18"/>
                <w:szCs w:val="18"/>
                <w:rtl w:val="0"/>
              </w:rPr>
              <w:t xml:space="preserve">4 weeks </w:t>
            </w:r>
            <w:r w:rsidDel="00000000" w:rsidR="00000000" w:rsidRPr="00000000">
              <w:rPr>
                <w:rFonts w:ascii="Calibri" w:cs="Calibri" w:eastAsia="Calibri" w:hAnsi="Calibri"/>
                <w:color w:val="002b00"/>
                <w:sz w:val="18"/>
                <w:szCs w:val="18"/>
                <w:rtl w:val="0"/>
              </w:rPr>
              <w:t xml:space="preserve">after report completion.</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153">
            <w:pPr>
              <w:widowControl w:val="1"/>
              <w:jc w:val="center"/>
              <w:rPr>
                <w:rFonts w:ascii="Calibri" w:cs="Calibri" w:eastAsia="Calibri" w:hAnsi="Calibri"/>
                <w:color w:val="000048"/>
                <w:sz w:val="18"/>
                <w:szCs w:val="18"/>
              </w:rPr>
            </w:pPr>
            <w:r w:rsidDel="00000000" w:rsidR="00000000" w:rsidRPr="00000000">
              <w:rPr>
                <w:rFonts w:ascii="Calibri" w:cs="Calibri" w:eastAsia="Calibri" w:hAnsi="Calibri"/>
                <w:color w:val="000048"/>
                <w:sz w:val="18"/>
                <w:szCs w:val="18"/>
                <w:rtl w:val="0"/>
              </w:rPr>
              <w:t xml:space="preserve">NA</w:t>
            </w:r>
          </w:p>
        </w:tc>
      </w:tr>
    </w:tbl>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240" w:before="240" w:line="275" w:lineRule="auto"/>
        <w:jc w:val="both"/>
        <w:rPr>
          <w:rFonts w:ascii="Calibri" w:cs="Calibri" w:eastAsia="Calibri" w:hAnsi="Calibri"/>
          <w:b w:val="1"/>
          <w:bCs w:val="1"/>
          <w:color w:val="1b1c1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5"/>
        <w:spacing w:after="240" w:before="240" w:line="275" w:lineRule="auto"/>
        <w:jc w:val="both"/>
        <w:rPr>
          <w:rFonts w:ascii="Calibri" w:cs="Calibri" w:eastAsia="Calibri" w:hAnsi="Calibri"/>
          <w:sz w:val="24"/>
          <w:szCs w:val="24"/>
        </w:rPr>
      </w:pPr>
      <w:bookmarkStart w:colFirst="0" w:colLast="0" w:name="_heading=h.p4aihagz8akb" w:id="10"/>
      <w:bookmarkEnd w:id="10"/>
      <w:r w:rsidDel="00000000" w:rsidR="00000000" w:rsidRPr="00000000">
        <w:rPr>
          <w:rFonts w:ascii="Calibri" w:cs="Calibri" w:eastAsia="Calibri" w:hAnsi="Calibri"/>
          <w:sz w:val="24"/>
          <w:szCs w:val="24"/>
          <w:rtl w:val="0"/>
        </w:rPr>
        <w:t xml:space="preserve">5.</w:t>
      </w:r>
      <w:r w:rsidDel="00000000" w:rsidR="00000000" w:rsidRPr="00000000">
        <w:rPr>
          <w:rFonts w:ascii="Calibri" w:cs="Calibri" w:eastAsia="Calibri" w:hAnsi="Calibri"/>
          <w:sz w:val="24"/>
          <w:szCs w:val="24"/>
          <w:rtl w:val="0"/>
        </w:rPr>
        <w:t xml:space="preserve">2. Data team services</w:t>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240" w:before="240" w:line="275"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Service 1: Data collection materials development</w:t>
      </w:r>
    </w:p>
    <w:p w:rsidR="00000000" w:rsidDel="00000000" w:rsidP="00000000" w:rsidRDefault="00000000" w:rsidRPr="00000000" w14:paraId="00000157">
      <w:pPr>
        <w:spacing w:after="240" w:before="240" w:line="273"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Client: Field Trials Team/Trial Owners</w:t>
      </w:r>
    </w:p>
    <w:tbl>
      <w:tblPr>
        <w:tblStyle w:val="Table6"/>
        <w:tblW w:w="11055.0" w:type="dxa"/>
        <w:jc w:val="left"/>
        <w:tblLayout w:type="fixed"/>
        <w:tblLook w:val="0400"/>
      </w:tblPr>
      <w:tblGrid>
        <w:gridCol w:w="1665"/>
        <w:gridCol w:w="2490"/>
        <w:gridCol w:w="3780"/>
        <w:gridCol w:w="1500"/>
        <w:gridCol w:w="1620"/>
        <w:tblGridChange w:id="0">
          <w:tblGrid>
            <w:gridCol w:w="1665"/>
            <w:gridCol w:w="2490"/>
            <w:gridCol w:w="3780"/>
            <w:gridCol w:w="1500"/>
            <w:gridCol w:w="1620"/>
          </w:tblGrid>
        </w:tblGridChange>
      </w:tblGrid>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58">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Task</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59">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Expectation</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5A">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Client’s responsibilities</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5B">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Highest level of service</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5C">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Level of service if requirements are not fully met</w:t>
            </w:r>
          </w:p>
        </w:tc>
      </w:tr>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5D">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b w:val="1"/>
                <w:bCs w:val="1"/>
                <w:color w:val="000048"/>
                <w:sz w:val="18"/>
                <w:szCs w:val="18"/>
                <w:rtl w:val="0"/>
              </w:rPr>
              <w:t xml:space="preserve">Questionnaire design and explanations</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5E">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Alignment with FTT on the questions’ wording, sequence, skip conditions, and questionnaire versions</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5F">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An alignment meeting is conducted in </w:t>
            </w:r>
            <w:r w:rsidDel="00000000" w:rsidR="00000000" w:rsidRPr="00000000">
              <w:rPr>
                <w:rFonts w:ascii="Calibri" w:cs="Calibri" w:eastAsia="Calibri" w:hAnsi="Calibri"/>
                <w:b w:val="1"/>
                <w:bCs w:val="1"/>
                <w:sz w:val="18"/>
                <w:szCs w:val="18"/>
                <w:rtl w:val="0"/>
              </w:rPr>
              <w:t xml:space="preserve">4 weeks</w:t>
            </w:r>
            <w:r w:rsidDel="00000000" w:rsidR="00000000" w:rsidRPr="00000000">
              <w:rPr>
                <w:rFonts w:ascii="Calibri" w:cs="Calibri" w:eastAsia="Calibri" w:hAnsi="Calibri"/>
                <w:sz w:val="18"/>
                <w:szCs w:val="18"/>
                <w:rtl w:val="0"/>
              </w:rPr>
              <w:t xml:space="preserve"> before the trial begins or </w:t>
            </w:r>
            <w:r w:rsidDel="00000000" w:rsidR="00000000" w:rsidRPr="00000000">
              <w:rPr>
                <w:rFonts w:ascii="Calibri" w:cs="Calibri" w:eastAsia="Calibri" w:hAnsi="Calibri"/>
                <w:b w:val="1"/>
                <w:bCs w:val="1"/>
                <w:sz w:val="18"/>
                <w:szCs w:val="18"/>
                <w:rtl w:val="0"/>
              </w:rPr>
              <w:t xml:space="preserve">2 weeks</w:t>
            </w:r>
            <w:r w:rsidDel="00000000" w:rsidR="00000000" w:rsidRPr="00000000">
              <w:rPr>
                <w:rFonts w:ascii="Calibri" w:cs="Calibri" w:eastAsia="Calibri" w:hAnsi="Calibri"/>
                <w:sz w:val="18"/>
                <w:szCs w:val="18"/>
                <w:rtl w:val="0"/>
              </w:rPr>
              <w:t xml:space="preserve"> before each trial period (if not covered in the trial review meeting)</w:t>
            </w:r>
          </w:p>
          <w:p w:rsidR="00000000" w:rsidDel="00000000" w:rsidP="00000000" w:rsidRDefault="00000000" w:rsidRPr="00000000" w14:paraId="00000160">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The Trial Owner provides feedback within </w:t>
            </w:r>
            <w:r w:rsidDel="00000000" w:rsidR="00000000" w:rsidRPr="00000000">
              <w:rPr>
                <w:rFonts w:ascii="Calibri" w:cs="Calibri" w:eastAsia="Calibri" w:hAnsi="Calibri"/>
                <w:b w:val="1"/>
                <w:bCs w:val="1"/>
                <w:sz w:val="18"/>
                <w:szCs w:val="18"/>
                <w:rtl w:val="0"/>
              </w:rPr>
              <w:t xml:space="preserve">2 days max </w:t>
            </w:r>
            <w:r w:rsidDel="00000000" w:rsidR="00000000" w:rsidRPr="00000000">
              <w:rPr>
                <w:rFonts w:ascii="Calibri" w:cs="Calibri" w:eastAsia="Calibri" w:hAnsi="Calibri"/>
                <w:sz w:val="18"/>
                <w:szCs w:val="18"/>
                <w:rtl w:val="0"/>
              </w:rPr>
              <w:t xml:space="preserve">after receiving the questionnaire draft</w:t>
            </w:r>
          </w:p>
          <w:p w:rsidR="00000000" w:rsidDel="00000000" w:rsidP="00000000" w:rsidRDefault="00000000" w:rsidRPr="00000000" w14:paraId="00000161">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FFT Organize the datasheet review meeting and share errors found with the DT 2 days before data collection starts.</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62">
            <w:pPr>
              <w:widowControl w:val="1"/>
              <w:jc w:val="center"/>
              <w:rPr>
                <w:rFonts w:ascii="Calibri" w:cs="Calibri" w:eastAsia="Calibri" w:hAnsi="Calibri"/>
                <w:strike w:val="1"/>
                <w:color w:val="ff0000"/>
                <w:sz w:val="18"/>
                <w:szCs w:val="18"/>
              </w:rPr>
            </w:pPr>
            <w:r w:rsidDel="00000000" w:rsidR="00000000" w:rsidRPr="00000000">
              <w:rPr>
                <w:rFonts w:ascii="Calibri" w:cs="Calibri" w:eastAsia="Calibri" w:hAnsi="Calibri"/>
                <w:color w:val="000048"/>
                <w:sz w:val="18"/>
                <w:szCs w:val="18"/>
                <w:rtl w:val="0"/>
              </w:rPr>
              <w:t xml:space="preserve">The data collection sheet (Form) draft is shared with the FTT </w:t>
            </w:r>
            <w:r w:rsidDel="00000000" w:rsidR="00000000" w:rsidRPr="00000000">
              <w:rPr>
                <w:rFonts w:ascii="Calibri" w:cs="Calibri" w:eastAsia="Calibri" w:hAnsi="Calibri"/>
                <w:b w:val="1"/>
                <w:bCs w:val="1"/>
                <w:color w:val="000048"/>
                <w:sz w:val="18"/>
                <w:szCs w:val="18"/>
                <w:rtl w:val="0"/>
              </w:rPr>
              <w:t xml:space="preserve">5 days </w:t>
            </w:r>
            <w:r w:rsidDel="00000000" w:rsidR="00000000" w:rsidRPr="00000000">
              <w:rPr>
                <w:rFonts w:ascii="Calibri" w:cs="Calibri" w:eastAsia="Calibri" w:hAnsi="Calibri"/>
                <w:color w:val="000048"/>
                <w:sz w:val="18"/>
                <w:szCs w:val="18"/>
                <w:rtl w:val="0"/>
              </w:rPr>
              <w:t xml:space="preserve">before the data collection starts.</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63">
            <w:pPr>
              <w:widowControl w:val="1"/>
              <w:jc w:val="center"/>
              <w:rPr>
                <w:rFonts w:ascii="Calibri" w:cs="Calibri" w:eastAsia="Calibri" w:hAnsi="Calibri"/>
                <w:color w:val="000048"/>
                <w:sz w:val="18"/>
                <w:szCs w:val="18"/>
              </w:rPr>
            </w:pPr>
            <w:r w:rsidDel="00000000" w:rsidR="00000000" w:rsidRPr="00000000">
              <w:rPr>
                <w:rFonts w:ascii="Calibri" w:cs="Calibri" w:eastAsia="Calibri" w:hAnsi="Calibri"/>
                <w:color w:val="000048"/>
                <w:sz w:val="18"/>
                <w:szCs w:val="18"/>
                <w:rtl w:val="0"/>
              </w:rPr>
              <w:t xml:space="preserve">The final version of the datasheet is shared, but after the data collection period has reached</w:t>
            </w:r>
          </w:p>
        </w:tc>
      </w:tr>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64">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b w:val="1"/>
                <w:bCs w:val="1"/>
                <w:color w:val="000048"/>
                <w:sz w:val="18"/>
                <w:szCs w:val="18"/>
                <w:rtl w:val="0"/>
              </w:rPr>
              <w:t xml:space="preserve">Packages randomization lists for Tricot trials</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65">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Generating and sharing the lists used during input packaging and scannable labels for farmers' registration</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66">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Sharing the final list of available varieties in that trial</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67">
            <w:pPr>
              <w:widowControl w:val="1"/>
              <w:jc w:val="center"/>
              <w:rPr>
                <w:rFonts w:ascii="Calibri" w:cs="Calibri" w:eastAsia="Calibri" w:hAnsi="Calibri"/>
                <w:color w:val="000048"/>
                <w:sz w:val="18"/>
                <w:szCs w:val="18"/>
              </w:rPr>
            </w:pPr>
            <w:r w:rsidDel="00000000" w:rsidR="00000000" w:rsidRPr="00000000">
              <w:rPr>
                <w:rFonts w:ascii="Calibri" w:cs="Calibri" w:eastAsia="Calibri" w:hAnsi="Calibri"/>
                <w:color w:val="000048"/>
                <w:sz w:val="18"/>
                <w:szCs w:val="18"/>
                <w:rtl w:val="0"/>
              </w:rPr>
              <w:t xml:space="preserve">The package list is shared </w:t>
            </w:r>
            <w:r w:rsidDel="00000000" w:rsidR="00000000" w:rsidRPr="00000000">
              <w:rPr>
                <w:rFonts w:ascii="Calibri" w:cs="Calibri" w:eastAsia="Calibri" w:hAnsi="Calibri"/>
                <w:b w:val="1"/>
                <w:bCs w:val="1"/>
                <w:color w:val="000048"/>
                <w:sz w:val="18"/>
                <w:szCs w:val="18"/>
                <w:rtl w:val="0"/>
              </w:rPr>
              <w:t xml:space="preserve">5 days </w:t>
            </w:r>
            <w:r w:rsidDel="00000000" w:rsidR="00000000" w:rsidRPr="00000000">
              <w:rPr>
                <w:rFonts w:ascii="Calibri" w:cs="Calibri" w:eastAsia="Calibri" w:hAnsi="Calibri"/>
                <w:color w:val="000048"/>
                <w:sz w:val="18"/>
                <w:szCs w:val="18"/>
                <w:rtl w:val="0"/>
              </w:rPr>
              <w:t xml:space="preserve">before the seeds are packaged</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68">
            <w:pPr>
              <w:widowControl w:val="1"/>
              <w:jc w:val="center"/>
              <w:rPr>
                <w:rFonts w:ascii="Calibri" w:cs="Calibri" w:eastAsia="Calibri" w:hAnsi="Calibri"/>
                <w:color w:val="000048"/>
                <w:sz w:val="18"/>
                <w:szCs w:val="18"/>
              </w:rPr>
            </w:pPr>
            <w:r w:rsidDel="00000000" w:rsidR="00000000" w:rsidRPr="00000000">
              <w:rPr>
                <w:rFonts w:ascii="Calibri" w:cs="Calibri" w:eastAsia="Calibri" w:hAnsi="Calibri"/>
                <w:color w:val="000048"/>
                <w:sz w:val="18"/>
                <w:szCs w:val="18"/>
                <w:rtl w:val="0"/>
              </w:rPr>
              <w:t xml:space="preserve">The list is provided while the seed packaging is started</w:t>
            </w:r>
          </w:p>
        </w:tc>
      </w:tr>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69">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b w:val="1"/>
                <w:bCs w:val="1"/>
                <w:color w:val="000048"/>
                <w:sz w:val="18"/>
                <w:szCs w:val="18"/>
                <w:rtl w:val="0"/>
              </w:rPr>
              <w:t xml:space="preserve">Validated and Non-validated farmers' list for Tricot trials</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6A">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Generate and share the lists that indicate the farmers for which quantitative yield data will be collected for the drying harvest</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6B">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 special requirement besides aligning with the trial owner on the rate of validated farmers</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6C">
            <w:pPr>
              <w:widowControl w:val="1"/>
              <w:jc w:val="center"/>
              <w:rPr>
                <w:rFonts w:ascii="Calibri" w:cs="Calibri" w:eastAsia="Calibri" w:hAnsi="Calibri"/>
                <w:color w:val="000048"/>
                <w:sz w:val="18"/>
                <w:szCs w:val="18"/>
              </w:rPr>
            </w:pPr>
            <w:r w:rsidDel="00000000" w:rsidR="00000000" w:rsidRPr="00000000">
              <w:rPr>
                <w:rFonts w:ascii="Calibri" w:cs="Calibri" w:eastAsia="Calibri" w:hAnsi="Calibri"/>
                <w:color w:val="000048"/>
                <w:sz w:val="18"/>
                <w:szCs w:val="18"/>
                <w:rtl w:val="0"/>
              </w:rPr>
              <w:t xml:space="preserve">The list is provided </w:t>
            </w:r>
          </w:p>
          <w:p w:rsidR="00000000" w:rsidDel="00000000" w:rsidP="00000000" w:rsidRDefault="00000000" w:rsidRPr="00000000" w14:paraId="0000016D">
            <w:pPr>
              <w:widowControl w:val="1"/>
              <w:jc w:val="center"/>
              <w:rPr>
                <w:rFonts w:ascii="Calibri" w:cs="Calibri" w:eastAsia="Calibri" w:hAnsi="Calibri"/>
                <w:color w:val="000048"/>
                <w:sz w:val="18"/>
                <w:szCs w:val="18"/>
              </w:rPr>
            </w:pPr>
            <w:r w:rsidDel="00000000" w:rsidR="00000000" w:rsidRPr="00000000">
              <w:rPr>
                <w:rFonts w:ascii="Calibri" w:cs="Calibri" w:eastAsia="Calibri" w:hAnsi="Calibri"/>
                <w:b w:val="1"/>
                <w:bCs w:val="1"/>
                <w:color w:val="000048"/>
                <w:sz w:val="18"/>
                <w:szCs w:val="18"/>
                <w:rtl w:val="0"/>
              </w:rPr>
              <w:t xml:space="preserve">4 weeks </w:t>
            </w:r>
            <w:r w:rsidDel="00000000" w:rsidR="00000000" w:rsidRPr="00000000">
              <w:rPr>
                <w:rFonts w:ascii="Calibri" w:cs="Calibri" w:eastAsia="Calibri" w:hAnsi="Calibri"/>
                <w:color w:val="000048"/>
                <w:sz w:val="18"/>
                <w:szCs w:val="18"/>
                <w:rtl w:val="0"/>
              </w:rPr>
              <w:t xml:space="preserve">before harvest begins</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6E">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b w:val="1"/>
                <w:bCs w:val="1"/>
                <w:color w:val="000048"/>
                <w:sz w:val="18"/>
                <w:szCs w:val="18"/>
                <w:rtl w:val="0"/>
              </w:rPr>
              <w:t xml:space="preserve">-</w:t>
            </w:r>
          </w:p>
        </w:tc>
      </w:tr>
    </w:tbl>
    <w:p w:rsidR="00000000" w:rsidDel="00000000" w:rsidP="00000000" w:rsidRDefault="00000000" w:rsidRPr="00000000" w14:paraId="0000016F">
      <w:pPr>
        <w:spacing w:after="240" w:before="240" w:line="275"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Service 2: Data quality monitoring </w:t>
      </w:r>
    </w:p>
    <w:p w:rsidR="00000000" w:rsidDel="00000000" w:rsidP="00000000" w:rsidRDefault="00000000" w:rsidRPr="00000000" w14:paraId="00000170">
      <w:pPr>
        <w:spacing w:after="240" w:before="240" w:line="273"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Client: Field Trials Team</w:t>
      </w:r>
    </w:p>
    <w:tbl>
      <w:tblPr>
        <w:tblStyle w:val="Table7"/>
        <w:tblW w:w="11055.0" w:type="dxa"/>
        <w:jc w:val="left"/>
        <w:tblLayout w:type="fixed"/>
        <w:tblLook w:val="0400"/>
      </w:tblPr>
      <w:tblGrid>
        <w:gridCol w:w="1665"/>
        <w:gridCol w:w="2655"/>
        <w:gridCol w:w="2700"/>
        <w:gridCol w:w="2415"/>
        <w:gridCol w:w="1620"/>
        <w:tblGridChange w:id="0">
          <w:tblGrid>
            <w:gridCol w:w="1665"/>
            <w:gridCol w:w="2655"/>
            <w:gridCol w:w="2700"/>
            <w:gridCol w:w="2415"/>
            <w:gridCol w:w="1620"/>
          </w:tblGrid>
        </w:tblGridChange>
      </w:tblGrid>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71">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Task</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72">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Expectation</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73">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Client’s responsibilities</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74">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Highest level of service</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75">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Level of service if requirements are not fully met</w:t>
            </w:r>
          </w:p>
        </w:tc>
      </w:tr>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76">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b w:val="1"/>
                <w:bCs w:val="1"/>
                <w:color w:val="000048"/>
                <w:sz w:val="18"/>
                <w:szCs w:val="18"/>
                <w:rtl w:val="0"/>
              </w:rPr>
              <w:t xml:space="preserve">Data submission dashboards</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77">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Number of submissions per form and Officer regularly</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78">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Communication that the trial has started, and this is done once</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79">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color w:val="000048"/>
                <w:sz w:val="18"/>
                <w:szCs w:val="18"/>
                <w:rtl w:val="0"/>
              </w:rPr>
              <w:t xml:space="preserve">The data submission dashboard is shared</w:t>
            </w:r>
            <w:r w:rsidDel="00000000" w:rsidR="00000000" w:rsidRPr="00000000">
              <w:rPr>
                <w:rFonts w:ascii="Calibri" w:cs="Calibri" w:eastAsia="Calibri" w:hAnsi="Calibri"/>
                <w:b w:val="1"/>
                <w:bCs w:val="1"/>
                <w:color w:val="000048"/>
                <w:sz w:val="18"/>
                <w:szCs w:val="18"/>
                <w:rtl w:val="0"/>
              </w:rPr>
              <w:t xml:space="preserve"> Weekly on Monday</w:t>
            </w:r>
          </w:p>
          <w:p w:rsidR="00000000" w:rsidDel="00000000" w:rsidP="00000000" w:rsidRDefault="00000000" w:rsidRPr="00000000" w14:paraId="0000017A">
            <w:pPr>
              <w:widowControl w:val="1"/>
              <w:jc w:val="center"/>
              <w:rPr>
                <w:rFonts w:ascii="Calibri" w:cs="Calibri" w:eastAsia="Calibri" w:hAnsi="Calibri"/>
                <w:b w:val="1"/>
                <w:bCs w:val="1"/>
                <w:color w:val="ff0000"/>
                <w:sz w:val="18"/>
                <w:szCs w:val="18"/>
              </w:rPr>
            </w:pPr>
            <w:r w:rsidDel="00000000" w:rsidR="00000000" w:rsidRPr="00000000">
              <w:rPr>
                <w:rFonts w:ascii="Calibri" w:cs="Calibri" w:eastAsia="Calibri" w:hAnsi="Calibri"/>
                <w:b w:val="1"/>
                <w:bCs w:val="1"/>
                <w:color w:val="ff0000"/>
                <w:sz w:val="18"/>
                <w:szCs w:val="18"/>
                <w:rtl w:val="0"/>
              </w:rPr>
              <w:t xml:space="preserve">Except in P2  DV period</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7B">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b w:val="1"/>
                <w:bCs w:val="1"/>
                <w:color w:val="000048"/>
                <w:sz w:val="18"/>
                <w:szCs w:val="18"/>
                <w:rtl w:val="0"/>
              </w:rPr>
              <w:t xml:space="preserve">-</w:t>
            </w:r>
          </w:p>
        </w:tc>
      </w:tr>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7C">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b w:val="1"/>
                <w:bCs w:val="1"/>
                <w:color w:val="000048"/>
                <w:sz w:val="18"/>
                <w:szCs w:val="18"/>
                <w:rtl w:val="0"/>
              </w:rPr>
              <w:t xml:space="preserve">Data quality dashboards</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7D">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Erroneous values submitted in each form at a specific stage of the Form's data collection</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7E">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None</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7F">
            <w:pPr>
              <w:widowControl w:val="1"/>
              <w:jc w:val="center"/>
              <w:rPr>
                <w:rFonts w:ascii="Calibri" w:cs="Calibri" w:eastAsia="Calibri" w:hAnsi="Calibri"/>
                <w:color w:val="000048"/>
                <w:sz w:val="18"/>
                <w:szCs w:val="18"/>
              </w:rPr>
            </w:pPr>
            <w:r w:rsidDel="00000000" w:rsidR="00000000" w:rsidRPr="00000000">
              <w:rPr>
                <w:rFonts w:ascii="Calibri" w:cs="Calibri" w:eastAsia="Calibri" w:hAnsi="Calibri"/>
                <w:color w:val="000048"/>
                <w:sz w:val="18"/>
                <w:szCs w:val="18"/>
                <w:rtl w:val="0"/>
              </w:rPr>
              <w:t xml:space="preserve">Data quality dashboard sent in</w:t>
            </w:r>
            <w:r w:rsidDel="00000000" w:rsidR="00000000" w:rsidRPr="00000000">
              <w:rPr>
                <w:rFonts w:ascii="Calibri" w:cs="Calibri" w:eastAsia="Calibri" w:hAnsi="Calibri"/>
                <w:b w:val="1"/>
                <w:bCs w:val="1"/>
                <w:color w:val="000048"/>
                <w:sz w:val="18"/>
                <w:szCs w:val="18"/>
                <w:rtl w:val="0"/>
              </w:rPr>
              <w:t xml:space="preserve"> 5 days </w:t>
            </w:r>
            <w:r w:rsidDel="00000000" w:rsidR="00000000" w:rsidRPr="00000000">
              <w:rPr>
                <w:rFonts w:ascii="Calibri" w:cs="Calibri" w:eastAsia="Calibri" w:hAnsi="Calibri"/>
                <w:color w:val="000048"/>
                <w:sz w:val="18"/>
                <w:szCs w:val="18"/>
                <w:rtl w:val="0"/>
              </w:rPr>
              <w:t xml:space="preserve">after the data collection period completion</w:t>
            </w:r>
          </w:p>
          <w:p w:rsidR="00000000" w:rsidDel="00000000" w:rsidP="00000000" w:rsidRDefault="00000000" w:rsidRPr="00000000" w14:paraId="00000180">
            <w:pPr>
              <w:widowControl w:val="1"/>
              <w:jc w:val="center"/>
              <w:rPr>
                <w:rFonts w:ascii="Calibri" w:cs="Calibri" w:eastAsia="Calibri" w:hAnsi="Calibri"/>
                <w:color w:val="ff0000"/>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81">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b w:val="1"/>
                <w:bCs w:val="1"/>
                <w:color w:val="000048"/>
                <w:sz w:val="18"/>
                <w:szCs w:val="18"/>
                <w:rtl w:val="0"/>
              </w:rPr>
              <w:t xml:space="preserve">-</w:t>
            </w:r>
          </w:p>
        </w:tc>
      </w:tr>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82">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b w:val="1"/>
                <w:bCs w:val="1"/>
                <w:color w:val="000048"/>
                <w:sz w:val="18"/>
                <w:szCs w:val="18"/>
                <w:rtl w:val="0"/>
              </w:rPr>
              <w:t xml:space="preserve">Data verification and back checks</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83">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Quality check of submitted data by physical or phone contact with the farmer</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84">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Submission of the collected data</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85">
            <w:pPr>
              <w:widowControl w:val="1"/>
              <w:jc w:val="center"/>
              <w:rPr>
                <w:rFonts w:ascii="Calibri" w:cs="Calibri" w:eastAsia="Calibri" w:hAnsi="Calibri"/>
                <w:color w:val="000048"/>
                <w:sz w:val="18"/>
                <w:szCs w:val="18"/>
              </w:rPr>
            </w:pPr>
            <w:r w:rsidDel="00000000" w:rsidR="00000000" w:rsidRPr="00000000">
              <w:rPr>
                <w:rFonts w:ascii="Calibri" w:cs="Calibri" w:eastAsia="Calibri" w:hAnsi="Calibri"/>
                <w:color w:val="000048"/>
                <w:sz w:val="18"/>
                <w:szCs w:val="18"/>
                <w:rtl w:val="0"/>
              </w:rPr>
              <w:t xml:space="preserve">DV or BC starts in</w:t>
            </w:r>
            <w:r w:rsidDel="00000000" w:rsidR="00000000" w:rsidRPr="00000000">
              <w:rPr>
                <w:rFonts w:ascii="Calibri" w:cs="Calibri" w:eastAsia="Calibri" w:hAnsi="Calibri"/>
                <w:b w:val="1"/>
                <w:bCs w:val="1"/>
                <w:color w:val="000048"/>
                <w:sz w:val="18"/>
                <w:szCs w:val="18"/>
                <w:rtl w:val="0"/>
              </w:rPr>
              <w:t xml:space="preserve"> 10 days </w:t>
            </w:r>
            <w:r w:rsidDel="00000000" w:rsidR="00000000" w:rsidRPr="00000000">
              <w:rPr>
                <w:rFonts w:ascii="Calibri" w:cs="Calibri" w:eastAsia="Calibri" w:hAnsi="Calibri"/>
                <w:color w:val="000048"/>
                <w:sz w:val="18"/>
                <w:szCs w:val="18"/>
                <w:rtl w:val="0"/>
              </w:rPr>
              <w:t xml:space="preserve">after planting/harvest completion</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86">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color w:val="000048"/>
                <w:sz w:val="18"/>
                <w:szCs w:val="18"/>
                <w:rtl w:val="0"/>
              </w:rPr>
              <w:t xml:space="preserve">DV implemented using </w:t>
            </w:r>
            <w:r w:rsidDel="00000000" w:rsidR="00000000" w:rsidRPr="00000000">
              <w:rPr>
                <w:rFonts w:ascii="Calibri" w:cs="Calibri" w:eastAsia="Calibri" w:hAnsi="Calibri"/>
                <w:b w:val="1"/>
                <w:bCs w:val="1"/>
                <w:color w:val="000048"/>
                <w:sz w:val="18"/>
                <w:szCs w:val="18"/>
                <w:rtl w:val="0"/>
              </w:rPr>
              <w:t xml:space="preserve">available data</w:t>
            </w:r>
          </w:p>
          <w:p w:rsidR="00000000" w:rsidDel="00000000" w:rsidP="00000000" w:rsidRDefault="00000000" w:rsidRPr="00000000" w14:paraId="00000187">
            <w:pPr>
              <w:widowControl w:val="1"/>
              <w:jc w:val="center"/>
              <w:rPr>
                <w:rFonts w:ascii="Calibri" w:cs="Calibri" w:eastAsia="Calibri" w:hAnsi="Calibri"/>
                <w:b w:val="1"/>
                <w:bCs w:val="1"/>
                <w:color w:val="000048"/>
                <w:sz w:val="18"/>
                <w:szCs w:val="18"/>
              </w:rPr>
            </w:pPr>
            <w:r w:rsidDel="00000000" w:rsidR="00000000" w:rsidRPr="00000000">
              <w:rPr>
                <w:rtl w:val="0"/>
              </w:rPr>
            </w:r>
          </w:p>
        </w:tc>
      </w:tr>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88">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b w:val="1"/>
                <w:bCs w:val="1"/>
                <w:color w:val="000048"/>
                <w:sz w:val="18"/>
                <w:szCs w:val="18"/>
                <w:rtl w:val="0"/>
              </w:rPr>
              <w:t xml:space="preserve">Data quality performance tracker</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89">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Number of submissions per form per  Officer and data gaps </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8A">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None</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8B">
            <w:pPr>
              <w:widowControl w:val="1"/>
              <w:jc w:val="center"/>
              <w:rPr>
                <w:rFonts w:ascii="Calibri" w:cs="Calibri" w:eastAsia="Calibri" w:hAnsi="Calibri"/>
                <w:color w:val="000048"/>
                <w:sz w:val="18"/>
                <w:szCs w:val="18"/>
              </w:rPr>
            </w:pPr>
            <w:r w:rsidDel="00000000" w:rsidR="00000000" w:rsidRPr="00000000">
              <w:rPr>
                <w:rFonts w:ascii="Calibri" w:cs="Calibri" w:eastAsia="Calibri" w:hAnsi="Calibri"/>
                <w:color w:val="000048"/>
                <w:sz w:val="18"/>
                <w:szCs w:val="18"/>
                <w:rtl w:val="0"/>
              </w:rPr>
              <w:t xml:space="preserve">Tracker shared and discussed with FFT 10 days after trial completion</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8C">
            <w:pPr>
              <w:widowControl w:val="1"/>
              <w:jc w:val="center"/>
              <w:rPr>
                <w:rFonts w:ascii="Calibri" w:cs="Calibri" w:eastAsia="Calibri" w:hAnsi="Calibri"/>
                <w:color w:val="000048"/>
                <w:sz w:val="18"/>
                <w:szCs w:val="18"/>
              </w:rPr>
            </w:pPr>
            <w:r w:rsidDel="00000000" w:rsidR="00000000" w:rsidRPr="00000000">
              <w:rPr>
                <w:rFonts w:ascii="Calibri" w:cs="Calibri" w:eastAsia="Calibri" w:hAnsi="Calibri"/>
                <w:color w:val="000048"/>
                <w:sz w:val="18"/>
                <w:szCs w:val="18"/>
                <w:rtl w:val="0"/>
              </w:rPr>
              <w:t xml:space="preserve">-</w:t>
            </w:r>
          </w:p>
        </w:tc>
      </w:tr>
    </w:tbl>
    <w:p w:rsidR="00000000" w:rsidDel="00000000" w:rsidP="00000000" w:rsidRDefault="00000000" w:rsidRPr="00000000" w14:paraId="0000018D">
      <w:pPr>
        <w:spacing w:after="240" w:before="240" w:line="275" w:lineRule="auto"/>
        <w:jc w:val="both"/>
        <w:rPr>
          <w:rFonts w:ascii="Calibri" w:cs="Calibri" w:eastAsia="Calibri" w:hAnsi="Calibri"/>
          <w:b w:val="1"/>
          <w:bCs w:val="1"/>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18E">
      <w:pPr>
        <w:spacing w:after="240" w:before="240" w:line="275"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Service 3: Weather data monitoring</w:t>
      </w:r>
    </w:p>
    <w:p w:rsidR="00000000" w:rsidDel="00000000" w:rsidP="00000000" w:rsidRDefault="00000000" w:rsidRPr="00000000" w14:paraId="0000018F">
      <w:pPr>
        <w:spacing w:after="240" w:before="240" w:line="273"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Client: Field Trials Team/Station team/Trial Owners</w:t>
      </w:r>
    </w:p>
    <w:sdt>
      <w:sdtPr>
        <w:lock w:val="contentLocked"/>
        <w:id w:val="1823213507"/>
        <w:tag w:val="goog_rdk_78"/>
      </w:sdtPr>
      <w:sdtContent>
        <w:tbl>
          <w:tblPr>
            <w:tblStyle w:val="Table8"/>
            <w:tblW w:w="11055.0" w:type="dxa"/>
            <w:jc w:val="left"/>
            <w:tblLayout w:type="fixed"/>
            <w:tblLook w:val="0400"/>
          </w:tblPr>
          <w:tblGrid>
            <w:gridCol w:w="1830"/>
            <w:gridCol w:w="2655"/>
            <w:gridCol w:w="2475"/>
            <w:gridCol w:w="2190"/>
            <w:gridCol w:w="1905"/>
            <w:tblGridChange w:id="0">
              <w:tblGrid>
                <w:gridCol w:w="1830"/>
                <w:gridCol w:w="2655"/>
                <w:gridCol w:w="2475"/>
                <w:gridCol w:w="2190"/>
                <w:gridCol w:w="1905"/>
              </w:tblGrid>
            </w:tblGridChange>
          </w:tblGrid>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90">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Task</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91">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Expectation</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92">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Client’s responsibilities</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93">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Highest level of service</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94">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Level of service if requirements are not fully met</w:t>
                </w:r>
              </w:p>
            </w:tc>
          </w:tr>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95">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b w:val="1"/>
                    <w:bCs w:val="1"/>
                    <w:color w:val="000048"/>
                    <w:sz w:val="18"/>
                    <w:szCs w:val="18"/>
                    <w:rtl w:val="0"/>
                  </w:rPr>
                  <w:t xml:space="preserve">Weather data dashboards</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96">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Sharing the submitted data from each device regularly</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97">
                <w:pPr>
                  <w:widowControl w:val="1"/>
                  <w:jc w:val="center"/>
                  <w:rPr>
                    <w:rFonts w:ascii="Calibri" w:cs="Calibri" w:eastAsia="Calibri" w:hAnsi="Calibri"/>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98">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b w:val="1"/>
                    <w:bCs w:val="1"/>
                    <w:color w:val="000048"/>
                    <w:sz w:val="18"/>
                    <w:szCs w:val="18"/>
                    <w:rtl w:val="0"/>
                  </w:rPr>
                  <w:t xml:space="preserve">Monthly (10th)</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99">
                <w:pPr>
                  <w:widowControl w:val="1"/>
                  <w:jc w:val="center"/>
                  <w:rPr>
                    <w:rFonts w:ascii="Calibri" w:cs="Calibri" w:eastAsia="Calibri" w:hAnsi="Calibri"/>
                    <w:b w:val="1"/>
                    <w:bCs w:val="1"/>
                    <w:color w:val="000048"/>
                    <w:sz w:val="18"/>
                    <w:szCs w:val="18"/>
                  </w:rPr>
                </w:pPr>
                <w:r w:rsidDel="00000000" w:rsidR="00000000" w:rsidRPr="00000000">
                  <w:rPr>
                    <w:rtl w:val="0"/>
                  </w:rPr>
                </w:r>
              </w:p>
            </w:tc>
          </w:tr>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9A">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b w:val="1"/>
                    <w:bCs w:val="1"/>
                    <w:color w:val="000048"/>
                    <w:sz w:val="18"/>
                    <w:szCs w:val="18"/>
                    <w:rtl w:val="0"/>
                  </w:rPr>
                  <w:t xml:space="preserve">Weather data integration with trial data</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9B">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Agreed upon climatic variables are integrated in the shared trial data</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9C">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Sending request for weather variables to be implemented </w:t>
                </w:r>
              </w:p>
              <w:p w:rsidR="00000000" w:rsidDel="00000000" w:rsidP="00000000" w:rsidRDefault="00000000" w:rsidRPr="00000000" w14:paraId="0000019D">
                <w:pPr>
                  <w:widowControl w:val="1"/>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1 month</w:t>
                </w:r>
                <w:r w:rsidDel="00000000" w:rsidR="00000000" w:rsidRPr="00000000">
                  <w:rPr>
                    <w:rFonts w:ascii="Calibri" w:cs="Calibri" w:eastAsia="Calibri" w:hAnsi="Calibri"/>
                    <w:sz w:val="18"/>
                    <w:szCs w:val="18"/>
                    <w:rtl w:val="0"/>
                  </w:rPr>
                  <w:t xml:space="preserve"> before the trial completion</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9E">
                <w:pPr>
                  <w:widowControl w:val="1"/>
                  <w:jc w:val="center"/>
                  <w:rPr>
                    <w:rFonts w:ascii="Calibri" w:cs="Calibri" w:eastAsia="Calibri" w:hAnsi="Calibri"/>
                    <w:b w:val="1"/>
                    <w:bCs w:val="1"/>
                    <w:color w:val="ff0000"/>
                    <w:sz w:val="18"/>
                    <w:szCs w:val="18"/>
                  </w:rPr>
                </w:pPr>
                <w:sdt>
                  <w:sdtPr>
                    <w:id w:val="-148601167"/>
                    <w:tag w:val="goog_rdk_77"/>
                  </w:sdtPr>
                  <w:sdtContent>
                    <w:commentRangeStart w:id="21"/>
                  </w:sdtContent>
                </w:sdt>
                <w:r w:rsidDel="00000000" w:rsidR="00000000" w:rsidRPr="00000000">
                  <w:rPr>
                    <w:rFonts w:ascii="Calibri" w:cs="Calibri" w:eastAsia="Calibri" w:hAnsi="Calibri"/>
                    <w:b w:val="1"/>
                    <w:bCs w:val="1"/>
                    <w:color w:val="ff0000"/>
                    <w:sz w:val="18"/>
                    <w:szCs w:val="18"/>
                    <w:rtl w:val="0"/>
                  </w:rPr>
                  <w:t xml:space="preserve">1 week after data cleaning</w:t>
                </w:r>
                <w:commentRangeEnd w:id="21"/>
                <w:r w:rsidDel="00000000" w:rsidR="00000000" w:rsidRPr="00000000">
                  <w:commentReference w:id="21"/>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9F">
                <w:pPr>
                  <w:widowControl w:val="1"/>
                  <w:jc w:val="center"/>
                  <w:rPr>
                    <w:rFonts w:ascii="Calibri" w:cs="Calibri" w:eastAsia="Calibri" w:hAnsi="Calibri"/>
                    <w:b w:val="1"/>
                    <w:bCs w:val="1"/>
                    <w:color w:val="ff0000"/>
                    <w:sz w:val="18"/>
                    <w:szCs w:val="18"/>
                  </w:rPr>
                </w:pPr>
                <w:r w:rsidDel="00000000" w:rsidR="00000000" w:rsidRPr="00000000">
                  <w:rPr>
                    <w:rtl w:val="0"/>
                  </w:rPr>
                </w:r>
              </w:p>
            </w:tc>
          </w:tr>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A0">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b w:val="1"/>
                    <w:bCs w:val="1"/>
                    <w:color w:val="000048"/>
                    <w:sz w:val="18"/>
                    <w:szCs w:val="18"/>
                    <w:rtl w:val="0"/>
                  </w:rPr>
                  <w:t xml:space="preserve">Weather sensors tracking</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A1">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Maintaining the sensors trackers with up-to-date information</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A2">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Reporting the device status change </w:t>
                </w:r>
                <w:r w:rsidDel="00000000" w:rsidR="00000000" w:rsidRPr="00000000">
                  <w:rPr>
                    <w:rFonts w:ascii="Calibri" w:cs="Calibri" w:eastAsia="Calibri" w:hAnsi="Calibri"/>
                    <w:b w:val="1"/>
                    <w:bCs w:val="1"/>
                    <w:sz w:val="18"/>
                    <w:szCs w:val="18"/>
                    <w:rtl w:val="0"/>
                  </w:rPr>
                  <w:t xml:space="preserve">immediately</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A3">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b w:val="1"/>
                    <w:bCs w:val="1"/>
                    <w:color w:val="000048"/>
                    <w:sz w:val="18"/>
                    <w:szCs w:val="18"/>
                    <w:rtl w:val="0"/>
                  </w:rPr>
                  <w:t xml:space="preserve">Tracker update 1 day after status change report</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A4">
                <w:pPr>
                  <w:widowControl w:val="1"/>
                  <w:jc w:val="center"/>
                  <w:rPr>
                    <w:rFonts w:ascii="Calibri" w:cs="Calibri" w:eastAsia="Calibri" w:hAnsi="Calibri"/>
                    <w:b w:val="1"/>
                    <w:bCs w:val="1"/>
                    <w:color w:val="ff0000"/>
                    <w:sz w:val="18"/>
                    <w:szCs w:val="18"/>
                  </w:rPr>
                </w:pPr>
                <w:r w:rsidDel="00000000" w:rsidR="00000000" w:rsidRPr="00000000">
                  <w:rPr>
                    <w:rtl w:val="0"/>
                  </w:rPr>
                </w:r>
              </w:p>
            </w:tc>
          </w:tr>
        </w:tbl>
      </w:sdtContent>
    </w:sdt>
    <w:p w:rsidR="00000000" w:rsidDel="00000000" w:rsidP="00000000" w:rsidRDefault="00000000" w:rsidRPr="00000000" w14:paraId="000001A5">
      <w:pPr>
        <w:spacing w:after="240" w:before="240" w:line="275"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Service 4: Data processing and analysis</w:t>
      </w:r>
    </w:p>
    <w:p w:rsidR="00000000" w:rsidDel="00000000" w:rsidP="00000000" w:rsidRDefault="00000000" w:rsidRPr="00000000" w14:paraId="000001A6">
      <w:pPr>
        <w:spacing w:after="240" w:before="240" w:line="273"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Client: Trial Owners</w:t>
      </w:r>
    </w:p>
    <w:tbl>
      <w:tblPr>
        <w:tblStyle w:val="Table9"/>
        <w:tblW w:w="11055.0" w:type="dxa"/>
        <w:jc w:val="left"/>
        <w:tblLayout w:type="fixed"/>
        <w:tblLook w:val="0400"/>
      </w:tblPr>
      <w:tblGrid>
        <w:gridCol w:w="1665"/>
        <w:gridCol w:w="3015"/>
        <w:gridCol w:w="2835"/>
        <w:gridCol w:w="1800"/>
        <w:gridCol w:w="1740"/>
        <w:tblGridChange w:id="0">
          <w:tblGrid>
            <w:gridCol w:w="1665"/>
            <w:gridCol w:w="3015"/>
            <w:gridCol w:w="2835"/>
            <w:gridCol w:w="1800"/>
            <w:gridCol w:w="1740"/>
          </w:tblGrid>
        </w:tblGridChange>
      </w:tblGrid>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A7">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Task</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A8">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Expectation</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A9">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Client’s responsibilities</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AA">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Highest level of service</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AB">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Level of service if requirements are not fully met</w:t>
            </w:r>
          </w:p>
        </w:tc>
      </w:tr>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AC">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b w:val="1"/>
                <w:bCs w:val="1"/>
                <w:color w:val="000048"/>
                <w:sz w:val="18"/>
                <w:szCs w:val="18"/>
                <w:rtl w:val="0"/>
              </w:rPr>
              <w:t xml:space="preserve">Trials data export, cleaning &amp; hand-over</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AD">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Sharing clean data with the TO and official confirmation that the data are ready for analysis</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AE">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NA</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AF">
            <w:pPr>
              <w:widowControl w:val="1"/>
              <w:jc w:val="center"/>
              <w:rPr>
                <w:rFonts w:ascii="Calibri" w:cs="Calibri" w:eastAsia="Calibri" w:hAnsi="Calibri"/>
                <w:color w:val="000048"/>
                <w:sz w:val="18"/>
                <w:szCs w:val="18"/>
              </w:rPr>
            </w:pPr>
            <w:r w:rsidDel="00000000" w:rsidR="00000000" w:rsidRPr="00000000">
              <w:rPr>
                <w:rFonts w:ascii="Calibri" w:cs="Calibri" w:eastAsia="Calibri" w:hAnsi="Calibri"/>
                <w:b w:val="1"/>
                <w:bCs w:val="1"/>
                <w:color w:val="000048"/>
                <w:sz w:val="18"/>
                <w:szCs w:val="18"/>
                <w:rtl w:val="0"/>
              </w:rPr>
              <w:t xml:space="preserve">One month  </w:t>
            </w:r>
            <w:r w:rsidDel="00000000" w:rsidR="00000000" w:rsidRPr="00000000">
              <w:rPr>
                <w:rFonts w:ascii="Calibri" w:cs="Calibri" w:eastAsia="Calibri" w:hAnsi="Calibri"/>
                <w:color w:val="000048"/>
                <w:sz w:val="18"/>
                <w:szCs w:val="18"/>
                <w:rtl w:val="0"/>
              </w:rPr>
              <w:t xml:space="preserve">after trial completion</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B0">
            <w:pPr>
              <w:widowControl w:val="1"/>
              <w:jc w:val="center"/>
              <w:rPr>
                <w:rFonts w:ascii="Calibri" w:cs="Calibri" w:eastAsia="Calibri" w:hAnsi="Calibri"/>
                <w:b w:val="1"/>
                <w:bCs w:val="1"/>
                <w:color w:val="681900"/>
                <w:sz w:val="18"/>
                <w:szCs w:val="18"/>
              </w:rPr>
            </w:pPr>
            <w:r w:rsidDel="00000000" w:rsidR="00000000" w:rsidRPr="00000000">
              <w:rPr>
                <w:rtl w:val="0"/>
              </w:rPr>
            </w:r>
          </w:p>
        </w:tc>
      </w:tr>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B1">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b w:val="1"/>
                <w:bCs w:val="1"/>
                <w:color w:val="000048"/>
                <w:sz w:val="18"/>
                <w:szCs w:val="18"/>
                <w:rtl w:val="0"/>
              </w:rPr>
              <w:t xml:space="preserve">Data analysis support</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B2">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Providing data analysis support as requested by the trial owners</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B3">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An alignment meeting is conducted in 2 weeks before the support  implementation</w:t>
            </w:r>
          </w:p>
          <w:p w:rsidR="00000000" w:rsidDel="00000000" w:rsidP="00000000" w:rsidRDefault="00000000" w:rsidRPr="00000000" w14:paraId="000001B4">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Complete the service request form at least  one month  before the survey implementation</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B5">
            <w:pPr>
              <w:widowControl w:val="1"/>
              <w:jc w:val="center"/>
              <w:rPr>
                <w:rFonts w:ascii="Calibri" w:cs="Calibri" w:eastAsia="Calibri" w:hAnsi="Calibri"/>
                <w:color w:val="000048"/>
                <w:sz w:val="18"/>
                <w:szCs w:val="18"/>
              </w:rPr>
            </w:pPr>
            <w:r w:rsidDel="00000000" w:rsidR="00000000" w:rsidRPr="00000000">
              <w:rPr>
                <w:rFonts w:ascii="Calibri" w:cs="Calibri" w:eastAsia="Calibri" w:hAnsi="Calibri"/>
                <w:color w:val="000048"/>
                <w:sz w:val="18"/>
                <w:szCs w:val="18"/>
                <w:rtl w:val="0"/>
              </w:rPr>
              <w:t xml:space="preserve">Results are provided within </w:t>
            </w:r>
            <w:r w:rsidDel="00000000" w:rsidR="00000000" w:rsidRPr="00000000">
              <w:rPr>
                <w:rFonts w:ascii="Calibri" w:cs="Calibri" w:eastAsia="Calibri" w:hAnsi="Calibri"/>
                <w:b w:val="1"/>
                <w:bCs w:val="1"/>
                <w:color w:val="000048"/>
                <w:sz w:val="18"/>
                <w:szCs w:val="18"/>
                <w:rtl w:val="0"/>
              </w:rPr>
              <w:t xml:space="preserve">2 weeks </w:t>
            </w:r>
            <w:r w:rsidDel="00000000" w:rsidR="00000000" w:rsidRPr="00000000">
              <w:rPr>
                <w:rFonts w:ascii="Calibri" w:cs="Calibri" w:eastAsia="Calibri" w:hAnsi="Calibri"/>
                <w:color w:val="000048"/>
                <w:sz w:val="18"/>
                <w:szCs w:val="18"/>
                <w:rtl w:val="0"/>
              </w:rPr>
              <w:t xml:space="preserve">after the request confirmation</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B6">
            <w:pPr>
              <w:widowControl w:val="1"/>
              <w:jc w:val="center"/>
              <w:rPr>
                <w:rFonts w:ascii="Calibri" w:cs="Calibri" w:eastAsia="Calibri" w:hAnsi="Calibri"/>
                <w:b w:val="1"/>
                <w:bCs w:val="1"/>
                <w:color w:val="681900"/>
                <w:sz w:val="18"/>
                <w:szCs w:val="18"/>
              </w:rPr>
            </w:pPr>
            <w:r w:rsidDel="00000000" w:rsidR="00000000" w:rsidRPr="00000000">
              <w:rPr>
                <w:rFonts w:ascii="Calibri" w:cs="Calibri" w:eastAsia="Calibri" w:hAnsi="Calibri"/>
                <w:b w:val="1"/>
                <w:bCs w:val="1"/>
                <w:color w:val="681900"/>
                <w:sz w:val="18"/>
                <w:szCs w:val="18"/>
                <w:rtl w:val="0"/>
              </w:rPr>
              <w:t xml:space="preserve">No service</w:t>
            </w:r>
          </w:p>
        </w:tc>
      </w:tr>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B7">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b w:val="1"/>
                <w:bCs w:val="1"/>
                <w:color w:val="000048"/>
                <w:sz w:val="18"/>
                <w:szCs w:val="18"/>
                <w:rtl w:val="0"/>
              </w:rPr>
              <w:t xml:space="preserve">Maintaining the on-farm trials data inventory matrix</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B8">
            <w:pPr>
              <w:widowControl w:val="1"/>
              <w:jc w:val="center"/>
              <w:rPr>
                <w:rFonts w:ascii="Calibri" w:cs="Calibri" w:eastAsia="Calibri" w:hAnsi="Calibri"/>
                <w:sz w:val="18"/>
                <w:szCs w:val="18"/>
              </w:rPr>
            </w:pPr>
            <w:hyperlink r:id="rId11">
              <w:r w:rsidDel="00000000" w:rsidR="00000000" w:rsidRPr="00000000">
                <w:rPr>
                  <w:rFonts w:ascii="Calibri" w:cs="Calibri" w:eastAsia="Calibri" w:hAnsi="Calibri"/>
                  <w:color w:val="1155cc"/>
                  <w:sz w:val="18"/>
                  <w:szCs w:val="18"/>
                  <w:u w:val="single"/>
                  <w:rtl w:val="0"/>
                </w:rPr>
                <w:t xml:space="preserve">On-farm trials inventory matrix</w:t>
              </w:r>
            </w:hyperlink>
            <w:r w:rsidDel="00000000" w:rsidR="00000000" w:rsidRPr="00000000">
              <w:rPr>
                <w:rFonts w:ascii="Calibri" w:cs="Calibri" w:eastAsia="Calibri" w:hAnsi="Calibri"/>
                <w:color w:val="000048"/>
                <w:sz w:val="18"/>
                <w:szCs w:val="18"/>
                <w:rtl w:val="0"/>
              </w:rPr>
              <w:t xml:space="preserve"> is kept fully up to date, in line with SOP (see SOP tracker), to enable meta-analyses at any time. No row is missing data. Trial names match those in the Report Tracker.  The pivot table is set up for use by any TO to search trials. Changes to improve the utility of inventory for meta-analyses are implemented annually. </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B9">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NA</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BA">
            <w:pPr>
              <w:widowControl w:val="1"/>
              <w:jc w:val="center"/>
              <w:rPr>
                <w:rFonts w:ascii="Calibri" w:cs="Calibri" w:eastAsia="Calibri" w:hAnsi="Calibri"/>
                <w:color w:val="000048"/>
                <w:sz w:val="18"/>
                <w:szCs w:val="18"/>
              </w:rPr>
            </w:pPr>
            <w:r w:rsidDel="00000000" w:rsidR="00000000" w:rsidRPr="00000000">
              <w:rPr>
                <w:rFonts w:ascii="Calibri" w:cs="Calibri" w:eastAsia="Calibri" w:hAnsi="Calibri"/>
                <w:color w:val="000048"/>
                <w:sz w:val="18"/>
                <w:szCs w:val="18"/>
                <w:rtl w:val="0"/>
              </w:rPr>
              <w:t xml:space="preserve">No data gaps in the inventory matrix. It is updated within 4 weeks of trial completion.</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BB">
            <w:pPr>
              <w:widowControl w:val="1"/>
              <w:jc w:val="center"/>
              <w:rPr>
                <w:rFonts w:ascii="Calibri" w:cs="Calibri" w:eastAsia="Calibri" w:hAnsi="Calibri"/>
                <w:b w:val="1"/>
                <w:bCs w:val="1"/>
                <w:color w:val="681900"/>
                <w:sz w:val="18"/>
                <w:szCs w:val="18"/>
              </w:rPr>
            </w:pPr>
            <w:r w:rsidDel="00000000" w:rsidR="00000000" w:rsidRPr="00000000">
              <w:rPr>
                <w:rFonts w:ascii="Calibri" w:cs="Calibri" w:eastAsia="Calibri" w:hAnsi="Calibri"/>
                <w:b w:val="1"/>
                <w:bCs w:val="1"/>
                <w:color w:val="681900"/>
                <w:sz w:val="18"/>
                <w:szCs w:val="18"/>
                <w:rtl w:val="0"/>
              </w:rPr>
              <w:t xml:space="preserve">NA</w:t>
            </w:r>
          </w:p>
        </w:tc>
      </w:tr>
    </w:tbl>
    <w:p w:rsidR="00000000" w:rsidDel="00000000" w:rsidP="00000000" w:rsidRDefault="00000000" w:rsidRPr="00000000" w14:paraId="000001BC">
      <w:pPr>
        <w:spacing w:after="240" w:before="240" w:line="275"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Service 5: IT Equipment sub-inventory management</w:t>
      </w:r>
    </w:p>
    <w:p w:rsidR="00000000" w:rsidDel="00000000" w:rsidP="00000000" w:rsidRDefault="00000000" w:rsidRPr="00000000" w14:paraId="000001BD">
      <w:pPr>
        <w:spacing w:after="240" w:before="240" w:line="273"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Client: INN Department</w:t>
      </w:r>
    </w:p>
    <w:tbl>
      <w:tblPr>
        <w:tblStyle w:val="Table10"/>
        <w:tblW w:w="11055.0" w:type="dxa"/>
        <w:jc w:val="left"/>
        <w:tblLayout w:type="fixed"/>
        <w:tblLook w:val="0400"/>
      </w:tblPr>
      <w:tblGrid>
        <w:gridCol w:w="2235"/>
        <w:gridCol w:w="2610"/>
        <w:gridCol w:w="2715"/>
        <w:gridCol w:w="1665"/>
        <w:gridCol w:w="1830"/>
        <w:tblGridChange w:id="0">
          <w:tblGrid>
            <w:gridCol w:w="2235"/>
            <w:gridCol w:w="2610"/>
            <w:gridCol w:w="2715"/>
            <w:gridCol w:w="1665"/>
            <w:gridCol w:w="1830"/>
          </w:tblGrid>
        </w:tblGridChange>
      </w:tblGrid>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BE">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Task</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BF">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Expectation</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C0">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Client’s responsibilities</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C1">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Highest level of service</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C2">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Level of service if requirements are not fully met</w:t>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C3">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b w:val="1"/>
                <w:bCs w:val="1"/>
                <w:color w:val="000048"/>
                <w:sz w:val="18"/>
                <w:szCs w:val="18"/>
                <w:rtl w:val="0"/>
              </w:rPr>
              <w:t xml:space="preserve">Tablets/PCs/Monitors tracking </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C4">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Maintaining the PCs/tablets trackers with up-to-date information</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C5">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On-time update of each device status change  within 48 Hours</w:t>
            </w:r>
          </w:p>
        </w:tc>
        <w:tc>
          <w:tcPr>
            <w:vMerge w:val="restart"/>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C6">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color w:val="000048"/>
                <w:sz w:val="18"/>
                <w:szCs w:val="18"/>
                <w:rtl w:val="0"/>
              </w:rPr>
              <w:t xml:space="preserve">Weekly update of the tracker on</w:t>
            </w:r>
            <w:r w:rsidDel="00000000" w:rsidR="00000000" w:rsidRPr="00000000">
              <w:rPr>
                <w:rFonts w:ascii="Calibri" w:cs="Calibri" w:eastAsia="Calibri" w:hAnsi="Calibri"/>
                <w:b w:val="1"/>
                <w:bCs w:val="1"/>
                <w:color w:val="000048"/>
                <w:sz w:val="18"/>
                <w:szCs w:val="18"/>
                <w:rtl w:val="0"/>
              </w:rPr>
              <w:t xml:space="preserve"> Monday</w:t>
            </w:r>
          </w:p>
        </w:tc>
        <w:tc>
          <w:tcPr>
            <w:vMerge w:val="restart"/>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C7">
            <w:pPr>
              <w:widowControl w:val="1"/>
              <w:jc w:val="center"/>
              <w:rPr>
                <w:rFonts w:ascii="Calibri" w:cs="Calibri" w:eastAsia="Calibri" w:hAnsi="Calibri"/>
                <w:color w:val="000048"/>
                <w:sz w:val="18"/>
                <w:szCs w:val="18"/>
              </w:rPr>
            </w:pPr>
            <w:r w:rsidDel="00000000" w:rsidR="00000000" w:rsidRPr="00000000">
              <w:rPr>
                <w:rFonts w:ascii="Calibri" w:cs="Calibri" w:eastAsia="Calibri" w:hAnsi="Calibri"/>
                <w:color w:val="000048"/>
                <w:sz w:val="18"/>
                <w:szCs w:val="18"/>
                <w:rtl w:val="0"/>
              </w:rPr>
              <w:t xml:space="preserve">Tracker updated with the available information   </w:t>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C8">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b w:val="1"/>
                <w:bCs w:val="1"/>
                <w:color w:val="000048"/>
                <w:sz w:val="18"/>
                <w:szCs w:val="18"/>
                <w:rtl w:val="0"/>
              </w:rPr>
              <w:t xml:space="preserve">Keep the devices that are not in use</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C9">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Keeping all devices that are not being used in the data team office</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CA">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Managers' Update on the available devices</w:t>
            </w:r>
          </w:p>
        </w:tc>
        <w:tc>
          <w:tcPr>
            <w:vMerge w:val="continue"/>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CB">
            <w:pPr>
              <w:widowControl w:val="1"/>
              <w:spacing w:after="0" w:before="0" w:line="240" w:lineRule="auto"/>
              <w:ind w:left="0" w:firstLine="0"/>
              <w:jc w:val="center"/>
              <w:rPr>
                <w:rFonts w:ascii="Calibri" w:cs="Calibri" w:eastAsia="Calibri" w:hAnsi="Calibri"/>
                <w:b w:val="1"/>
                <w:bCs w:val="1"/>
                <w:color w:val="000048"/>
                <w:sz w:val="18"/>
                <w:szCs w:val="18"/>
              </w:rPr>
            </w:pPr>
            <w:r w:rsidDel="00000000" w:rsidR="00000000" w:rsidRPr="00000000">
              <w:rPr>
                <w:rtl w:val="0"/>
              </w:rPr>
            </w:r>
          </w:p>
        </w:tc>
        <w:tc>
          <w:tcPr>
            <w:vMerge w:val="continue"/>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CC">
            <w:pPr>
              <w:widowControl w:val="1"/>
              <w:spacing w:after="0" w:before="0" w:line="240" w:lineRule="auto"/>
              <w:ind w:left="0" w:firstLine="0"/>
              <w:jc w:val="center"/>
              <w:rPr>
                <w:rFonts w:ascii="Calibri" w:cs="Calibri" w:eastAsia="Calibri" w:hAnsi="Calibri"/>
                <w:b w:val="1"/>
                <w:bCs w:val="1"/>
                <w:color w:val="681900"/>
                <w:sz w:val="18"/>
                <w:szCs w:val="18"/>
              </w:rPr>
            </w:pPr>
            <w:r w:rsidDel="00000000" w:rsidR="00000000" w:rsidRPr="00000000">
              <w:rPr>
                <w:rtl w:val="0"/>
              </w:rPr>
            </w:r>
          </w:p>
        </w:tc>
      </w:tr>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CD">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b w:val="1"/>
                <w:bCs w:val="1"/>
                <w:color w:val="000048"/>
                <w:sz w:val="18"/>
                <w:szCs w:val="18"/>
                <w:rtl w:val="0"/>
              </w:rPr>
              <w:t xml:space="preserve">Tablets general maintenance</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CE">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Having all tablets maintained twice per year.</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CF">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Subteam tablets' general maintenance plan</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D0">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b w:val="1"/>
                <w:bCs w:val="1"/>
                <w:color w:val="000048"/>
                <w:sz w:val="18"/>
                <w:szCs w:val="18"/>
                <w:rtl w:val="0"/>
              </w:rPr>
              <w:t xml:space="preserve">Twice per year </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D1">
            <w:pPr>
              <w:widowControl w:val="1"/>
              <w:jc w:val="center"/>
              <w:rPr>
                <w:rFonts w:ascii="Calibri" w:cs="Calibri" w:eastAsia="Calibri" w:hAnsi="Calibri"/>
                <w:b w:val="1"/>
                <w:bCs w:val="1"/>
                <w:color w:val="681900"/>
                <w:sz w:val="18"/>
                <w:szCs w:val="18"/>
              </w:rPr>
            </w:pPr>
            <w:r w:rsidDel="00000000" w:rsidR="00000000" w:rsidRPr="00000000">
              <w:rPr>
                <w:rFonts w:ascii="Calibri" w:cs="Calibri" w:eastAsia="Calibri" w:hAnsi="Calibri"/>
                <w:b w:val="1"/>
                <w:bCs w:val="1"/>
                <w:color w:val="681900"/>
                <w:sz w:val="18"/>
                <w:szCs w:val="18"/>
                <w:rtl w:val="0"/>
              </w:rPr>
              <w:t xml:space="preserve">No service</w:t>
            </w:r>
          </w:p>
        </w:tc>
      </w:tr>
    </w:tbl>
    <w:p w:rsidR="00000000" w:rsidDel="00000000" w:rsidP="00000000" w:rsidRDefault="00000000" w:rsidRPr="00000000" w14:paraId="000001D2">
      <w:pPr>
        <w:spacing w:after="240" w:before="240" w:line="275" w:lineRule="auto"/>
        <w:jc w:val="both"/>
        <w:rPr>
          <w:rFonts w:ascii="Calibri" w:cs="Calibri" w:eastAsia="Calibri" w:hAnsi="Calibri"/>
          <w:b w:val="1"/>
          <w:bCs w:val="1"/>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1D3">
      <w:pPr>
        <w:spacing w:after="240" w:before="240" w:line="275"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Service 6: Surveys Implementation </w:t>
      </w:r>
    </w:p>
    <w:p w:rsidR="00000000" w:rsidDel="00000000" w:rsidP="00000000" w:rsidRDefault="00000000" w:rsidRPr="00000000" w14:paraId="000001D4">
      <w:pPr>
        <w:spacing w:after="240" w:before="240" w:line="275"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Client: Trial Owners/HTE</w:t>
      </w:r>
    </w:p>
    <w:tbl>
      <w:tblPr>
        <w:tblStyle w:val="Table11"/>
        <w:tblW w:w="11055.0" w:type="dxa"/>
        <w:jc w:val="left"/>
        <w:tblLayout w:type="fixed"/>
        <w:tblLook w:val="0400"/>
      </w:tblPr>
      <w:tblGrid>
        <w:gridCol w:w="1440"/>
        <w:gridCol w:w="1455"/>
        <w:gridCol w:w="4365"/>
        <w:gridCol w:w="1965"/>
        <w:gridCol w:w="1830"/>
        <w:tblGridChange w:id="0">
          <w:tblGrid>
            <w:gridCol w:w="1440"/>
            <w:gridCol w:w="1455"/>
            <w:gridCol w:w="4365"/>
            <w:gridCol w:w="1965"/>
            <w:gridCol w:w="1830"/>
          </w:tblGrid>
        </w:tblGridChange>
      </w:tblGrid>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D5">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Task</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D6">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Expectation</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D7">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Client’s responsibilities</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D8">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Highest level of service</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D9">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Level of service if requirements are not fully met</w:t>
            </w:r>
          </w:p>
        </w:tc>
      </w:tr>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DA">
            <w:pPr>
              <w:widowControl w:val="1"/>
              <w:jc w:val="center"/>
              <w:rPr>
                <w:rFonts w:ascii="Calibri" w:cs="Calibri" w:eastAsia="Calibri" w:hAnsi="Calibri"/>
                <w:b w:val="1"/>
                <w:bCs w:val="1"/>
                <w:color w:val="681900"/>
                <w:sz w:val="18"/>
                <w:szCs w:val="18"/>
              </w:rPr>
            </w:pPr>
            <w:r w:rsidDel="00000000" w:rsidR="00000000" w:rsidRPr="00000000">
              <w:rPr>
                <w:rFonts w:ascii="Calibri" w:cs="Calibri" w:eastAsia="Calibri" w:hAnsi="Calibri"/>
                <w:b w:val="1"/>
                <w:bCs w:val="1"/>
                <w:color w:val="000048"/>
                <w:sz w:val="18"/>
                <w:szCs w:val="18"/>
                <w:rtl w:val="0"/>
              </w:rPr>
              <w:t xml:space="preserve">Questionnaire  design and explanations</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DB">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Alignment with TO on the survey  objective and questions </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DC">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An alignment meeting is conducted in 2 weeks before the survey implementation</w:t>
            </w:r>
          </w:p>
          <w:p w:rsidR="00000000" w:rsidDel="00000000" w:rsidP="00000000" w:rsidRDefault="00000000" w:rsidRPr="00000000" w14:paraId="000001DD">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Questionnaire translation in English and Kiny</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DE">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b w:val="1"/>
                <w:bCs w:val="1"/>
                <w:color w:val="000048"/>
                <w:sz w:val="18"/>
                <w:szCs w:val="18"/>
                <w:rtl w:val="0"/>
              </w:rPr>
              <w:t xml:space="preserve">FTT feedback is integrated into the final version 2 days before data collection starts.</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DF">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color w:val="000048"/>
                <w:sz w:val="18"/>
                <w:szCs w:val="18"/>
                <w:rtl w:val="0"/>
              </w:rPr>
              <w:t xml:space="preserve">The final version of the datasheet is shared but 3 days after the deadline.</w:t>
            </w:r>
            <w:r w:rsidDel="00000000" w:rsidR="00000000" w:rsidRPr="00000000">
              <w:rPr>
                <w:rtl w:val="0"/>
              </w:rPr>
            </w:r>
          </w:p>
        </w:tc>
      </w:tr>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E0">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b w:val="1"/>
                <w:bCs w:val="1"/>
                <w:color w:val="000048"/>
                <w:sz w:val="18"/>
                <w:szCs w:val="18"/>
                <w:rtl w:val="0"/>
              </w:rPr>
              <w:t xml:space="preserve">Phone call Survey implementation </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E1">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Alignment with TO on the sample size for the phone call</w:t>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E2">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TO provide the sample size for the phone call (300  maximum farmers)</w:t>
            </w:r>
          </w:p>
          <w:p w:rsidR="00000000" w:rsidDel="00000000" w:rsidP="00000000" w:rsidRDefault="00000000" w:rsidRPr="00000000" w14:paraId="000001E3">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TO provide a list of farmers to be surveyed with their phone numbers if they are not from the Innovations dataset.</w:t>
            </w:r>
          </w:p>
          <w:p w:rsidR="00000000" w:rsidDel="00000000" w:rsidP="00000000" w:rsidRDefault="00000000" w:rsidRPr="00000000" w14:paraId="000001E4">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TO provide farmer selection criteria if farmers are from the Innovation dataset</w:t>
            </w:r>
          </w:p>
          <w:p w:rsidR="00000000" w:rsidDel="00000000" w:rsidP="00000000" w:rsidRDefault="00000000" w:rsidRPr="00000000" w14:paraId="000001E5">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Complete the service request form at least  3  weeks before the survey implementation.</w:t>
            </w:r>
          </w:p>
          <w:p w:rsidR="00000000" w:rsidDel="00000000" w:rsidP="00000000" w:rsidRDefault="00000000" w:rsidRPr="00000000" w14:paraId="000001E6">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Nb: Phone call survey requests are not accepted during DV period( November, December)</w:t>
            </w:r>
          </w:p>
          <w:p w:rsidR="00000000" w:rsidDel="00000000" w:rsidP="00000000" w:rsidRDefault="00000000" w:rsidRPr="00000000" w14:paraId="000001E7">
            <w:pPr>
              <w:widowControl w:val="1"/>
              <w:rPr>
                <w:rFonts w:ascii="Calibri" w:cs="Calibri" w:eastAsia="Calibri" w:hAnsi="Calibri"/>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E8">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b w:val="1"/>
                <w:bCs w:val="1"/>
                <w:color w:val="000048"/>
                <w:sz w:val="18"/>
                <w:szCs w:val="18"/>
                <w:rtl w:val="0"/>
              </w:rPr>
              <w:t xml:space="preserve">- Receiving the survey data within 7 days of working days.</w:t>
            </w:r>
          </w:p>
          <w:p w:rsidR="00000000" w:rsidDel="00000000" w:rsidP="00000000" w:rsidRDefault="00000000" w:rsidRPr="00000000" w14:paraId="000001E9">
            <w:pPr>
              <w:widowControl w:val="1"/>
              <w:jc w:val="center"/>
              <w:rPr>
                <w:rFonts w:ascii="Calibri" w:cs="Calibri" w:eastAsia="Calibri" w:hAnsi="Calibri"/>
                <w:b w:val="1"/>
                <w:bCs w:val="1"/>
                <w:color w:val="000048"/>
                <w:sz w:val="18"/>
                <w:szCs w:val="18"/>
              </w:rPr>
            </w:pPr>
            <w:r w:rsidDel="00000000" w:rsidR="00000000" w:rsidRPr="00000000">
              <w:rPr>
                <w:rtl w:val="0"/>
              </w:rPr>
            </w:r>
          </w:p>
          <w:p w:rsidR="00000000" w:rsidDel="00000000" w:rsidP="00000000" w:rsidRDefault="00000000" w:rsidRPr="00000000" w14:paraId="000001EA">
            <w:pPr>
              <w:widowControl w:val="1"/>
              <w:jc w:val="center"/>
              <w:rPr>
                <w:rFonts w:ascii="Calibri" w:cs="Calibri" w:eastAsia="Calibri" w:hAnsi="Calibri"/>
                <w:b w:val="1"/>
                <w:bCs w:val="1"/>
                <w:color w:val="000048"/>
                <w:sz w:val="18"/>
                <w:szCs w:val="18"/>
              </w:rPr>
            </w:pPr>
            <w:r w:rsidDel="00000000" w:rsidR="00000000" w:rsidRPr="00000000">
              <w:rPr>
                <w:rFonts w:ascii="Calibri" w:cs="Calibri" w:eastAsia="Calibri" w:hAnsi="Calibri"/>
                <w:b w:val="1"/>
                <w:bCs w:val="1"/>
                <w:color w:val="000048"/>
                <w:sz w:val="18"/>
                <w:szCs w:val="18"/>
                <w:rtl w:val="0"/>
              </w:rPr>
              <w:t xml:space="preserve">- Receiving the cleaned survey data 4 days after phone call completion.</w:t>
            </w:r>
          </w:p>
          <w:p w:rsidR="00000000" w:rsidDel="00000000" w:rsidP="00000000" w:rsidRDefault="00000000" w:rsidRPr="00000000" w14:paraId="000001EB">
            <w:pPr>
              <w:widowControl w:val="1"/>
              <w:jc w:val="center"/>
              <w:rPr>
                <w:rFonts w:ascii="Calibri" w:cs="Calibri" w:eastAsia="Calibri" w:hAnsi="Calibri"/>
                <w:b w:val="1"/>
                <w:bCs w:val="1"/>
                <w:color w:val="000048"/>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bfd5ef" w:val="clear"/>
            <w:vAlign w:val="center"/>
          </w:tcPr>
          <w:p w:rsidR="00000000" w:rsidDel="00000000" w:rsidP="00000000" w:rsidRDefault="00000000" w:rsidRPr="00000000" w14:paraId="000001EC">
            <w:pPr>
              <w:widowControl w:val="1"/>
              <w:jc w:val="center"/>
              <w:rPr>
                <w:rFonts w:ascii="Calibri" w:cs="Calibri" w:eastAsia="Calibri" w:hAnsi="Calibri"/>
                <w:color w:val="000048"/>
                <w:sz w:val="18"/>
                <w:szCs w:val="18"/>
              </w:rPr>
            </w:pPr>
            <w:r w:rsidDel="00000000" w:rsidR="00000000" w:rsidRPr="00000000">
              <w:rPr>
                <w:rFonts w:ascii="Calibri" w:cs="Calibri" w:eastAsia="Calibri" w:hAnsi="Calibri"/>
                <w:b w:val="1"/>
                <w:bCs w:val="1"/>
                <w:color w:val="000048"/>
                <w:sz w:val="18"/>
                <w:szCs w:val="18"/>
                <w:rtl w:val="0"/>
              </w:rPr>
              <w:t xml:space="preserve">-</w:t>
            </w:r>
            <w:r w:rsidDel="00000000" w:rsidR="00000000" w:rsidRPr="00000000">
              <w:rPr>
                <w:rFonts w:ascii="Calibri" w:cs="Calibri" w:eastAsia="Calibri" w:hAnsi="Calibri"/>
                <w:color w:val="000048"/>
                <w:sz w:val="18"/>
                <w:szCs w:val="18"/>
                <w:rtl w:val="0"/>
              </w:rPr>
              <w:t xml:space="preserve"> If the sample size is more than 300 farmers, the survey requires the approval of the Innovation department lead and the data team lead.</w:t>
            </w:r>
          </w:p>
        </w:tc>
      </w:tr>
    </w:tbl>
    <w:p w:rsidR="00000000" w:rsidDel="00000000" w:rsidP="00000000" w:rsidRDefault="00000000" w:rsidRPr="00000000" w14:paraId="000001ED">
      <w:pPr>
        <w:pStyle w:val="Heading5"/>
        <w:spacing w:before="240" w:line="275" w:lineRule="auto"/>
        <w:jc w:val="both"/>
        <w:rPr>
          <w:rFonts w:ascii="Calibri" w:cs="Calibri" w:eastAsia="Calibri" w:hAnsi="Calibri"/>
          <w:sz w:val="24"/>
          <w:szCs w:val="24"/>
        </w:rPr>
      </w:pPr>
      <w:bookmarkStart w:colFirst="0" w:colLast="0" w:name="_heading=h.jtd6rdn3u30h" w:id="11"/>
      <w:bookmarkEnd w:id="11"/>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5"/>
        <w:spacing w:before="240" w:line="275" w:lineRule="auto"/>
        <w:jc w:val="both"/>
        <w:rPr>
          <w:rFonts w:ascii="Calibri" w:cs="Calibri" w:eastAsia="Calibri" w:hAnsi="Calibri"/>
          <w:sz w:val="24"/>
          <w:szCs w:val="24"/>
        </w:rPr>
      </w:pPr>
      <w:bookmarkStart w:colFirst="0" w:colLast="0" w:name="_heading=h.d3114gehsmcr" w:id="12"/>
      <w:bookmarkEnd w:id="12"/>
      <w:r w:rsidDel="00000000" w:rsidR="00000000" w:rsidRPr="00000000">
        <w:rPr>
          <w:rFonts w:ascii="Calibri" w:cs="Calibri" w:eastAsia="Calibri" w:hAnsi="Calibri"/>
          <w:sz w:val="24"/>
          <w:szCs w:val="24"/>
          <w:rtl w:val="0"/>
        </w:rPr>
        <w:t xml:space="preserve">5.</w:t>
      </w:r>
      <w:r w:rsidDel="00000000" w:rsidR="00000000" w:rsidRPr="00000000">
        <w:rPr>
          <w:rFonts w:ascii="Calibri" w:cs="Calibri" w:eastAsia="Calibri" w:hAnsi="Calibri"/>
          <w:sz w:val="24"/>
          <w:szCs w:val="24"/>
          <w:rtl w:val="0"/>
        </w:rPr>
        <w:t xml:space="preserve">3. Inventory team services</w:t>
      </w:r>
    </w:p>
    <w:p w:rsidR="00000000" w:rsidDel="00000000" w:rsidP="00000000" w:rsidRDefault="00000000" w:rsidRPr="00000000" w14:paraId="000001EF">
      <w:pPr>
        <w:spacing w:after="240" w:before="240" w:line="275"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Service 1: Inventory management</w:t>
      </w:r>
    </w:p>
    <w:p w:rsidR="00000000" w:rsidDel="00000000" w:rsidP="00000000" w:rsidRDefault="00000000" w:rsidRPr="00000000" w14:paraId="000001F0">
      <w:pPr>
        <w:spacing w:after="240" w:before="240" w:line="273"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Clients: Station/Field Trials teams/ Laboratory/Trial Owners/HTE</w:t>
      </w:r>
    </w:p>
    <w:tbl>
      <w:tblPr>
        <w:tblStyle w:val="Table12"/>
        <w:tblW w:w="11115.0" w:type="dxa"/>
        <w:jc w:val="left"/>
        <w:tblLayout w:type="fixed"/>
        <w:tblLook w:val="0400"/>
      </w:tblPr>
      <w:tblGrid>
        <w:gridCol w:w="1530"/>
        <w:gridCol w:w="3345"/>
        <w:gridCol w:w="2535"/>
        <w:gridCol w:w="2160"/>
        <w:gridCol w:w="1545"/>
        <w:tblGridChange w:id="0">
          <w:tblGrid>
            <w:gridCol w:w="1530"/>
            <w:gridCol w:w="3345"/>
            <w:gridCol w:w="2535"/>
            <w:gridCol w:w="2160"/>
            <w:gridCol w:w="1545"/>
          </w:tblGrid>
        </w:tblGridChange>
      </w:tblGrid>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F1">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Task</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F2">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Expectation</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F3">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Client’s responsibilities</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F4">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Highest level of service</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1F5">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Level of service if requirements are not fully met</w:t>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1F6">
            <w:pPr>
              <w:widowControl w:val="1"/>
              <w:jc w:val="center"/>
              <w:rPr>
                <w:rFonts w:ascii="Calibri" w:cs="Calibri" w:eastAsia="Calibri" w:hAnsi="Calibri"/>
                <w:b w:val="1"/>
                <w:bCs w:val="1"/>
                <w:color w:val="0000cc"/>
                <w:sz w:val="18"/>
                <w:szCs w:val="18"/>
              </w:rPr>
            </w:pPr>
            <w:r w:rsidDel="00000000" w:rsidR="00000000" w:rsidRPr="00000000">
              <w:rPr>
                <w:rFonts w:ascii="Calibri" w:cs="Calibri" w:eastAsia="Calibri" w:hAnsi="Calibri"/>
                <w:b w:val="1"/>
                <w:bCs w:val="1"/>
                <w:color w:val="681900"/>
                <w:sz w:val="18"/>
                <w:szCs w:val="18"/>
                <w:rtl w:val="0"/>
              </w:rPr>
              <w:t xml:space="preserve">Consumables management </w:t>
            </w:r>
            <w:r w:rsidDel="00000000" w:rsidR="00000000" w:rsidRPr="00000000">
              <w:rPr>
                <w:rFonts w:ascii="Calibri" w:cs="Calibri" w:eastAsia="Calibri" w:hAnsi="Calibri"/>
                <w:b w:val="1"/>
                <w:bCs w:val="1"/>
                <w:color w:val="0000cc"/>
                <w:sz w:val="18"/>
                <w:szCs w:val="18"/>
                <w:rtl w:val="0"/>
              </w:rPr>
              <w:t xml:space="preserve">(CON)</w:t>
            </w:r>
          </w:p>
        </w:tc>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1F7">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New orders when the Minimum Stock Limit for consumables and trial supplies is reached [materials for inputs packaging, soil/plant samples collection, batteries, ribbons, strings, sacs, etc]; Maintaining updated stock status in CON tracker</w:t>
            </w:r>
          </w:p>
        </w:tc>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1F8">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Brand recommendation</w:t>
            </w:r>
          </w:p>
          <w:p w:rsidR="00000000" w:rsidDel="00000000" w:rsidP="00000000" w:rsidRDefault="00000000" w:rsidRPr="00000000" w14:paraId="000001F9">
            <w:pPr>
              <w:widowControl w:val="1"/>
              <w:jc w:val="center"/>
              <w:rPr>
                <w:rFonts w:ascii="Calibri" w:cs="Calibri" w:eastAsia="Calibri" w:hAnsi="Calibri"/>
                <w:color w:val="ff0000"/>
                <w:sz w:val="18"/>
                <w:szCs w:val="18"/>
              </w:rPr>
            </w:pPr>
            <w:r w:rsidDel="00000000" w:rsidR="00000000" w:rsidRPr="00000000">
              <w:rPr>
                <w:rFonts w:ascii="Calibri" w:cs="Calibri" w:eastAsia="Calibri" w:hAnsi="Calibri"/>
                <w:sz w:val="18"/>
                <w:szCs w:val="18"/>
                <w:rtl w:val="0"/>
              </w:rPr>
              <w:t xml:space="preserve">- Placing an item request by filling out </w:t>
            </w:r>
            <w:sdt>
              <w:sdtPr>
                <w:id w:val="-1432779490"/>
                <w:tag w:val="goog_rdk_79"/>
              </w:sdtPr>
              <w:sdtContent>
                <w:commentRangeStart w:id="22"/>
              </w:sdtContent>
            </w:sdt>
            <w:r w:rsidDel="00000000" w:rsidR="00000000" w:rsidRPr="00000000">
              <w:rPr>
                <w:rFonts w:ascii="Calibri" w:cs="Calibri" w:eastAsia="Calibri" w:hAnsi="Calibri"/>
                <w:color w:val="ff0000"/>
                <w:sz w:val="18"/>
                <w:szCs w:val="18"/>
                <w:rtl w:val="0"/>
              </w:rPr>
              <w:t xml:space="preserve">this Form</w:t>
            </w:r>
            <w:commentRangeEnd w:id="22"/>
            <w:r w:rsidDel="00000000" w:rsidR="00000000" w:rsidRPr="00000000">
              <w:commentReference w:id="22"/>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e9cfb9" w:val="clear"/>
            <w:vAlign w:val="center"/>
          </w:tcPr>
          <w:sdt>
            <w:sdtPr>
              <w:id w:val="-997043808"/>
              <w:tag w:val="goog_rdk_80"/>
            </w:sdtPr>
            <w:sdtContent>
              <w:p w:rsidR="00000000" w:rsidDel="00000000" w:rsidP="00000000" w:rsidRDefault="00000000" w:rsidRPr="00000000" w14:paraId="000001FA">
                <w:pPr>
                  <w:widowControl w:val="1"/>
                  <w:rPr>
                    <w:rFonts w:ascii="Calibri" w:cs="Calibri" w:eastAsia="Calibri" w:hAnsi="Calibri"/>
                    <w:sz w:val="18"/>
                    <w:szCs w:val="18"/>
                  </w:rPr>
                  <w:pPrChange w:author="James Ellison" w:id="0" w:date="2026-03-12T14:41:53Z">
                    <w:pPr>
                      <w:widowControl w:val="1"/>
                      <w:jc w:val="center"/>
                    </w:pPr>
                  </w:pPrChange>
                </w:pPr>
                <w:r w:rsidDel="00000000" w:rsidR="00000000" w:rsidRPr="00000000">
                  <w:rPr>
                    <w:rFonts w:ascii="Calibri" w:cs="Calibri" w:eastAsia="Calibri" w:hAnsi="Calibri"/>
                    <w:sz w:val="18"/>
                    <w:szCs w:val="18"/>
                    <w:rtl w:val="0"/>
                  </w:rPr>
                  <w:t xml:space="preserve">Quantity available in stock for each item is </w:t>
                </w:r>
                <w:r w:rsidDel="00000000" w:rsidR="00000000" w:rsidRPr="00000000">
                  <w:rPr>
                    <w:rFonts w:ascii="Calibri" w:cs="Calibri" w:eastAsia="Calibri" w:hAnsi="Calibri"/>
                    <w:b w:val="1"/>
                    <w:bCs w:val="1"/>
                    <w:sz w:val="18"/>
                    <w:szCs w:val="18"/>
                    <w:rtl w:val="0"/>
                  </w:rPr>
                  <w:t xml:space="preserve">above the minimum limit</w:t>
                </w:r>
                <w:r w:rsidDel="00000000" w:rsidR="00000000" w:rsidRPr="00000000">
                  <w:rPr>
                    <w:rFonts w:ascii="Calibri" w:cs="Calibri" w:eastAsia="Calibri" w:hAnsi="Calibri"/>
                    <w:sz w:val="18"/>
                    <w:szCs w:val="18"/>
                    <w:rtl w:val="0"/>
                  </w:rPr>
                  <w:t xml:space="preserve">, and clients’ requests are fulfilled within </w:t>
                </w:r>
                <w:r w:rsidDel="00000000" w:rsidR="00000000" w:rsidRPr="00000000">
                  <w:rPr>
                    <w:rFonts w:ascii="Calibri" w:cs="Calibri" w:eastAsia="Calibri" w:hAnsi="Calibri"/>
                    <w:b w:val="1"/>
                    <w:bCs w:val="1"/>
                    <w:sz w:val="18"/>
                    <w:szCs w:val="18"/>
                    <w:rtl w:val="0"/>
                  </w:rPr>
                  <w:t xml:space="preserve">1 day </w:t>
                </w:r>
                <w:r w:rsidDel="00000000" w:rsidR="00000000" w:rsidRPr="00000000">
                  <w:rPr>
                    <w:rFonts w:ascii="Calibri" w:cs="Calibri" w:eastAsia="Calibri" w:hAnsi="Calibri"/>
                    <w:sz w:val="18"/>
                    <w:szCs w:val="18"/>
                    <w:rtl w:val="0"/>
                  </w:rPr>
                  <w:t xml:space="preserve">after submission</w:t>
                </w:r>
              </w:p>
            </w:sdtContent>
          </w:sdt>
        </w:tc>
        <w:tc>
          <w:tcPr>
            <w:vMerge w:val="restart"/>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1FB">
            <w:pPr>
              <w:widowControl w:val="1"/>
              <w:jc w:val="center"/>
              <w:rPr>
                <w:rFonts w:ascii="Calibri" w:cs="Calibri" w:eastAsia="Calibri" w:hAnsi="Calibri"/>
                <w:b w:val="1"/>
                <w:bCs w:val="1"/>
                <w:color w:val="681900"/>
                <w:sz w:val="18"/>
                <w:szCs w:val="18"/>
              </w:rPr>
            </w:pPr>
            <w:r w:rsidDel="00000000" w:rsidR="00000000" w:rsidRPr="00000000">
              <w:rPr>
                <w:rFonts w:ascii="Calibri" w:cs="Calibri" w:eastAsia="Calibri" w:hAnsi="Calibri"/>
                <w:b w:val="1"/>
                <w:bCs w:val="1"/>
                <w:color w:val="681900"/>
                <w:sz w:val="18"/>
                <w:szCs w:val="18"/>
                <w:rtl w:val="0"/>
              </w:rPr>
              <w:t xml:space="preserve">- No service if the respective Form is not submitted</w:t>
            </w:r>
          </w:p>
          <w:p w:rsidR="00000000" w:rsidDel="00000000" w:rsidP="00000000" w:rsidRDefault="00000000" w:rsidRPr="00000000" w14:paraId="000001FC">
            <w:pPr>
              <w:widowControl w:val="1"/>
              <w:jc w:val="center"/>
              <w:rPr>
                <w:rFonts w:ascii="Calibri" w:cs="Calibri" w:eastAsia="Calibri" w:hAnsi="Calibri"/>
                <w:b w:val="1"/>
                <w:bCs w:val="1"/>
                <w:color w:val="681900"/>
                <w:sz w:val="18"/>
                <w:szCs w:val="18"/>
              </w:rPr>
            </w:pPr>
            <w:r w:rsidDel="00000000" w:rsidR="00000000" w:rsidRPr="00000000">
              <w:rPr>
                <w:rtl w:val="0"/>
              </w:rPr>
            </w:r>
          </w:p>
          <w:p w:rsidR="00000000" w:rsidDel="00000000" w:rsidP="00000000" w:rsidRDefault="00000000" w:rsidRPr="00000000" w14:paraId="000001FD">
            <w:pPr>
              <w:widowControl w:val="1"/>
              <w:jc w:val="center"/>
              <w:rPr>
                <w:rFonts w:ascii="Calibri" w:cs="Calibri" w:eastAsia="Calibri" w:hAnsi="Calibri"/>
                <w:b w:val="1"/>
                <w:bCs w:val="1"/>
                <w:color w:val="681900"/>
                <w:sz w:val="18"/>
                <w:szCs w:val="18"/>
              </w:rPr>
            </w:pPr>
            <w:r w:rsidDel="00000000" w:rsidR="00000000" w:rsidRPr="00000000">
              <w:rPr>
                <w:rFonts w:ascii="Calibri" w:cs="Calibri" w:eastAsia="Calibri" w:hAnsi="Calibri"/>
                <w:b w:val="1"/>
                <w:bCs w:val="1"/>
                <w:color w:val="681900"/>
                <w:sz w:val="18"/>
                <w:szCs w:val="18"/>
                <w:rtl w:val="0"/>
              </w:rPr>
              <w:t xml:space="preserve">- No service if the respective SOP is not provided</w:t>
            </w:r>
          </w:p>
          <w:p w:rsidR="00000000" w:rsidDel="00000000" w:rsidP="00000000" w:rsidRDefault="00000000" w:rsidRPr="00000000" w14:paraId="000001FE">
            <w:pPr>
              <w:widowControl w:val="1"/>
              <w:jc w:val="center"/>
              <w:rPr>
                <w:rFonts w:ascii="Calibri" w:cs="Calibri" w:eastAsia="Calibri" w:hAnsi="Calibri"/>
                <w:b w:val="1"/>
                <w:bCs w:val="1"/>
                <w:color w:val="681900"/>
                <w:sz w:val="18"/>
                <w:szCs w:val="18"/>
              </w:rPr>
            </w:pPr>
            <w:r w:rsidDel="00000000" w:rsidR="00000000" w:rsidRPr="00000000">
              <w:rPr>
                <w:rtl w:val="0"/>
              </w:rPr>
            </w:r>
          </w:p>
          <w:p w:rsidR="00000000" w:rsidDel="00000000" w:rsidP="00000000" w:rsidRDefault="00000000" w:rsidRPr="00000000" w14:paraId="000001FF">
            <w:pPr>
              <w:widowControl w:val="1"/>
              <w:jc w:val="center"/>
              <w:rPr>
                <w:rFonts w:ascii="Calibri" w:cs="Calibri" w:eastAsia="Calibri" w:hAnsi="Calibri"/>
                <w:b w:val="1"/>
                <w:bCs w:val="1"/>
                <w:color w:val="681900"/>
                <w:sz w:val="18"/>
                <w:szCs w:val="18"/>
              </w:rPr>
            </w:pPr>
            <w:r w:rsidDel="00000000" w:rsidR="00000000" w:rsidRPr="00000000">
              <w:rPr>
                <w:rFonts w:ascii="Calibri" w:cs="Calibri" w:eastAsia="Calibri" w:hAnsi="Calibri"/>
                <w:b w:val="1"/>
                <w:bCs w:val="1"/>
                <w:color w:val="681900"/>
                <w:sz w:val="18"/>
                <w:szCs w:val="18"/>
                <w:rtl w:val="0"/>
              </w:rPr>
              <w:t xml:space="preserve">- Inventory will use the previously sourced brand if no brand updates are provided</w:t>
            </w:r>
          </w:p>
          <w:p w:rsidR="00000000" w:rsidDel="00000000" w:rsidP="00000000" w:rsidRDefault="00000000" w:rsidRPr="00000000" w14:paraId="00000200">
            <w:pPr>
              <w:widowControl w:val="1"/>
              <w:jc w:val="center"/>
              <w:rPr>
                <w:rFonts w:ascii="Calibri" w:cs="Calibri" w:eastAsia="Calibri" w:hAnsi="Calibri"/>
                <w:b w:val="1"/>
                <w:bCs w:val="1"/>
                <w:color w:val="681900"/>
                <w:sz w:val="18"/>
                <w:szCs w:val="18"/>
              </w:rPr>
            </w:pPr>
            <w:r w:rsidDel="00000000" w:rsidR="00000000" w:rsidRPr="00000000">
              <w:rPr>
                <w:rtl w:val="0"/>
              </w:rPr>
            </w:r>
          </w:p>
          <w:p w:rsidR="00000000" w:rsidDel="00000000" w:rsidP="00000000" w:rsidRDefault="00000000" w:rsidRPr="00000000" w14:paraId="00000201">
            <w:pPr>
              <w:widowControl w:val="1"/>
              <w:jc w:val="center"/>
              <w:rPr>
                <w:rFonts w:ascii="Calibri" w:cs="Calibri" w:eastAsia="Calibri" w:hAnsi="Calibri"/>
                <w:b w:val="1"/>
                <w:bCs w:val="1"/>
                <w:color w:val="681900"/>
                <w:sz w:val="18"/>
                <w:szCs w:val="18"/>
              </w:rPr>
            </w:pPr>
            <w:r w:rsidDel="00000000" w:rsidR="00000000" w:rsidRPr="00000000">
              <w:rPr>
                <w:rtl w:val="0"/>
              </w:rPr>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02">
            <w:pPr>
              <w:widowControl w:val="1"/>
              <w:jc w:val="center"/>
              <w:rPr>
                <w:rFonts w:ascii="Calibri" w:cs="Calibri" w:eastAsia="Calibri" w:hAnsi="Calibri"/>
                <w:b w:val="1"/>
                <w:bCs w:val="1"/>
                <w:color w:val="0000cc"/>
                <w:sz w:val="18"/>
                <w:szCs w:val="18"/>
              </w:rPr>
            </w:pPr>
            <w:r w:rsidDel="00000000" w:rsidR="00000000" w:rsidRPr="00000000">
              <w:rPr>
                <w:rFonts w:ascii="Calibri" w:cs="Calibri" w:eastAsia="Calibri" w:hAnsi="Calibri"/>
                <w:b w:val="1"/>
                <w:bCs w:val="1"/>
                <w:color w:val="681900"/>
                <w:sz w:val="18"/>
                <w:szCs w:val="18"/>
                <w:rtl w:val="0"/>
              </w:rPr>
              <w:t xml:space="preserve">Regular measurement materials management </w:t>
            </w:r>
            <w:r w:rsidDel="00000000" w:rsidR="00000000" w:rsidRPr="00000000">
              <w:rPr>
                <w:rFonts w:ascii="Calibri" w:cs="Calibri" w:eastAsia="Calibri" w:hAnsi="Calibri"/>
                <w:b w:val="1"/>
                <w:bCs w:val="1"/>
                <w:color w:val="0000cc"/>
                <w:sz w:val="18"/>
                <w:szCs w:val="18"/>
                <w:rtl w:val="0"/>
              </w:rPr>
              <w:t xml:space="preserve">(DSE)</w:t>
            </w:r>
          </w:p>
        </w:tc>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03">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Ensuring sufficient buffer stock  for replacement; Tracking  transfers, availability, and functionality status in the DSE tracker; Calibration regularly</w:t>
            </w:r>
          </w:p>
        </w:tc>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04">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Determining the stock buffer quantity</w:t>
            </w:r>
          </w:p>
          <w:p w:rsidR="00000000" w:rsidDel="00000000" w:rsidP="00000000" w:rsidRDefault="00000000" w:rsidRPr="00000000" w14:paraId="00000205">
            <w:pPr>
              <w:widowControl w:val="1"/>
              <w:jc w:val="center"/>
              <w:rPr>
                <w:rFonts w:ascii="Calibri" w:cs="Calibri" w:eastAsia="Calibri" w:hAnsi="Calibri"/>
                <w:color w:val="ff0000"/>
                <w:sz w:val="18"/>
                <w:szCs w:val="18"/>
              </w:rPr>
            </w:pPr>
            <w:r w:rsidDel="00000000" w:rsidR="00000000" w:rsidRPr="00000000">
              <w:rPr>
                <w:rFonts w:ascii="Calibri" w:cs="Calibri" w:eastAsia="Calibri" w:hAnsi="Calibri"/>
                <w:sz w:val="18"/>
                <w:szCs w:val="18"/>
                <w:rtl w:val="0"/>
              </w:rPr>
              <w:t xml:space="preserve">- Reporting equipment </w:t>
            </w:r>
            <w:r w:rsidDel="00000000" w:rsidR="00000000" w:rsidRPr="00000000">
              <w:rPr>
                <w:rFonts w:ascii="Calibri" w:cs="Calibri" w:eastAsia="Calibri" w:hAnsi="Calibri"/>
                <w:b w:val="1"/>
                <w:bCs w:val="1"/>
                <w:sz w:val="18"/>
                <w:szCs w:val="18"/>
                <w:rtl w:val="0"/>
              </w:rPr>
              <w:t xml:space="preserve">status change </w:t>
            </w:r>
            <w:r w:rsidDel="00000000" w:rsidR="00000000" w:rsidRPr="00000000">
              <w:rPr>
                <w:rFonts w:ascii="Calibri" w:cs="Calibri" w:eastAsia="Calibri" w:hAnsi="Calibri"/>
                <w:sz w:val="18"/>
                <w:szCs w:val="18"/>
                <w:rtl w:val="0"/>
              </w:rPr>
              <w:t xml:space="preserve">within </w:t>
            </w:r>
            <w:r w:rsidDel="00000000" w:rsidR="00000000" w:rsidRPr="00000000">
              <w:rPr>
                <w:rFonts w:ascii="Calibri" w:cs="Calibri" w:eastAsia="Calibri" w:hAnsi="Calibri"/>
                <w:b w:val="1"/>
                <w:bCs w:val="1"/>
                <w:sz w:val="18"/>
                <w:szCs w:val="18"/>
                <w:rtl w:val="0"/>
              </w:rPr>
              <w:t xml:space="preserve">24 hours </w:t>
            </w:r>
            <w:r w:rsidDel="00000000" w:rsidR="00000000" w:rsidRPr="00000000">
              <w:rPr>
                <w:rFonts w:ascii="Calibri" w:cs="Calibri" w:eastAsia="Calibri" w:hAnsi="Calibri"/>
                <w:sz w:val="18"/>
                <w:szCs w:val="18"/>
                <w:rtl w:val="0"/>
              </w:rPr>
              <w:t xml:space="preserve">using </w:t>
            </w:r>
            <w:r w:rsidDel="00000000" w:rsidR="00000000" w:rsidRPr="00000000">
              <w:rPr>
                <w:rFonts w:ascii="Calibri" w:cs="Calibri" w:eastAsia="Calibri" w:hAnsi="Calibri"/>
                <w:color w:val="ff0000"/>
                <w:sz w:val="18"/>
                <w:szCs w:val="18"/>
                <w:rtl w:val="0"/>
              </w:rPr>
              <w:t xml:space="preserve">this Form</w:t>
            </w:r>
          </w:p>
          <w:p w:rsidR="00000000" w:rsidDel="00000000" w:rsidP="00000000" w:rsidRDefault="00000000" w:rsidRPr="00000000" w14:paraId="00000206">
            <w:pPr>
              <w:widowControl w:val="1"/>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 </w:t>
            </w:r>
            <w:r w:rsidDel="00000000" w:rsidR="00000000" w:rsidRPr="00000000">
              <w:rPr>
                <w:rFonts w:ascii="Calibri" w:cs="Calibri" w:eastAsia="Calibri" w:hAnsi="Calibri"/>
                <w:sz w:val="18"/>
                <w:szCs w:val="18"/>
                <w:rtl w:val="0"/>
              </w:rPr>
              <w:t xml:space="preserve">Equipment calibration SOP</w:t>
            </w:r>
          </w:p>
          <w:p w:rsidR="00000000" w:rsidDel="00000000" w:rsidP="00000000" w:rsidRDefault="00000000" w:rsidRPr="00000000" w14:paraId="00000207">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Placing an Equipment request by filling out </w:t>
            </w:r>
            <w:r w:rsidDel="00000000" w:rsidR="00000000" w:rsidRPr="00000000">
              <w:rPr>
                <w:rFonts w:ascii="Calibri" w:cs="Calibri" w:eastAsia="Calibri" w:hAnsi="Calibri"/>
                <w:color w:val="ff0000"/>
                <w:sz w:val="18"/>
                <w:szCs w:val="18"/>
                <w:rtl w:val="0"/>
              </w:rPr>
              <w:t xml:space="preserve">this Form</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e9cfb9" w:val="clear"/>
            <w:vAlign w:val="center"/>
          </w:tcPr>
          <w:sdt>
            <w:sdtPr>
              <w:id w:val="454645280"/>
              <w:tag w:val="goog_rdk_81"/>
            </w:sdtPr>
            <w:sdtContent>
              <w:p w:rsidR="00000000" w:rsidDel="00000000" w:rsidP="00000000" w:rsidRDefault="00000000" w:rsidRPr="00000000" w14:paraId="00000208">
                <w:pPr>
                  <w:widowControl w:val="1"/>
                  <w:rPr>
                    <w:rFonts w:ascii="Calibri" w:cs="Calibri" w:eastAsia="Calibri" w:hAnsi="Calibri"/>
                    <w:sz w:val="18"/>
                    <w:szCs w:val="18"/>
                  </w:rPr>
                  <w:pPrChange w:author="James Ellison" w:id="0" w:date="2026-03-12T14:41:53Z">
                    <w:pPr>
                      <w:widowControl w:val="1"/>
                      <w:jc w:val="center"/>
                    </w:pPr>
                  </w:pPrChange>
                </w:pPr>
                <w:r w:rsidDel="00000000" w:rsidR="00000000" w:rsidRPr="00000000">
                  <w:rPr>
                    <w:rFonts w:ascii="Calibri" w:cs="Calibri" w:eastAsia="Calibri" w:hAnsi="Calibri"/>
                    <w:b w:val="1"/>
                    <w:bCs w:val="1"/>
                    <w:sz w:val="18"/>
                    <w:szCs w:val="18"/>
                    <w:rtl w:val="0"/>
                  </w:rPr>
                  <w:t xml:space="preserve">- DSE</w:t>
                </w:r>
                <w:r w:rsidDel="00000000" w:rsidR="00000000" w:rsidRPr="00000000">
                  <w:rPr>
                    <w:rFonts w:ascii="Calibri" w:cs="Calibri" w:eastAsia="Calibri" w:hAnsi="Calibri"/>
                    <w:sz w:val="18"/>
                    <w:szCs w:val="18"/>
                    <w:rtl w:val="0"/>
                  </w:rPr>
                  <w:t xml:space="preserve"> tracker is updated within </w:t>
                </w:r>
                <w:r w:rsidDel="00000000" w:rsidR="00000000" w:rsidRPr="00000000">
                  <w:rPr>
                    <w:rFonts w:ascii="Calibri" w:cs="Calibri" w:eastAsia="Calibri" w:hAnsi="Calibri"/>
                    <w:b w:val="1"/>
                    <w:bCs w:val="1"/>
                    <w:sz w:val="18"/>
                    <w:szCs w:val="18"/>
                    <w:rtl w:val="0"/>
                  </w:rPr>
                  <w:t xml:space="preserve">24 hours </w:t>
                </w:r>
                <w:r w:rsidDel="00000000" w:rsidR="00000000" w:rsidRPr="00000000">
                  <w:rPr>
                    <w:rFonts w:ascii="Calibri" w:cs="Calibri" w:eastAsia="Calibri" w:hAnsi="Calibri"/>
                    <w:sz w:val="18"/>
                    <w:szCs w:val="18"/>
                    <w:rtl w:val="0"/>
                  </w:rPr>
                  <w:t xml:space="preserve">after receiving new equipment or status change report</w:t>
                </w:r>
              </w:p>
            </w:sdtContent>
          </w:sdt>
          <w:sdt>
            <w:sdtPr>
              <w:id w:val="1145685328"/>
              <w:tag w:val="goog_rdk_82"/>
            </w:sdtPr>
            <w:sdtContent>
              <w:p w:rsidR="00000000" w:rsidDel="00000000" w:rsidP="00000000" w:rsidRDefault="00000000" w:rsidRPr="00000000" w14:paraId="00000209">
                <w:pPr>
                  <w:widowControl w:val="1"/>
                  <w:rPr>
                    <w:rFonts w:ascii="Calibri" w:cs="Calibri" w:eastAsia="Calibri" w:hAnsi="Calibri"/>
                    <w:sz w:val="18"/>
                    <w:szCs w:val="18"/>
                  </w:rPr>
                  <w:pPrChange w:author="James Ellison" w:id="0" w:date="2026-03-12T14:41:53Z">
                    <w:pPr>
                      <w:widowControl w:val="1"/>
                      <w:jc w:val="center"/>
                    </w:pPr>
                  </w:pPrChange>
                </w:pPr>
                <w:r w:rsidDel="00000000" w:rsidR="00000000" w:rsidRPr="00000000">
                  <w:rPr>
                    <w:rtl w:val="0"/>
                  </w:rPr>
                </w:r>
              </w:p>
            </w:sdtContent>
          </w:sdt>
          <w:sdt>
            <w:sdtPr>
              <w:id w:val="1013963655"/>
              <w:tag w:val="goog_rdk_83"/>
            </w:sdtPr>
            <w:sdtContent>
              <w:p w:rsidR="00000000" w:rsidDel="00000000" w:rsidP="00000000" w:rsidRDefault="00000000" w:rsidRPr="00000000" w14:paraId="0000020A">
                <w:pPr>
                  <w:widowControl w:val="1"/>
                  <w:rPr>
                    <w:rFonts w:ascii="Calibri" w:cs="Calibri" w:eastAsia="Calibri" w:hAnsi="Calibri"/>
                    <w:sz w:val="18"/>
                    <w:szCs w:val="18"/>
                  </w:rPr>
                  <w:pPrChange w:author="James Ellison" w:id="0" w:date="2026-03-12T14:41:53Z">
                    <w:pPr>
                      <w:widowControl w:val="1"/>
                      <w:jc w:val="center"/>
                    </w:pPr>
                  </w:pPrChange>
                </w:pPr>
                <w:r w:rsidDel="00000000" w:rsidR="00000000" w:rsidRPr="00000000">
                  <w:rPr>
                    <w:rFonts w:ascii="Calibri" w:cs="Calibri" w:eastAsia="Calibri" w:hAnsi="Calibri"/>
                    <w:sz w:val="18"/>
                    <w:szCs w:val="18"/>
                    <w:rtl w:val="0"/>
                  </w:rPr>
                  <w:t xml:space="preserve">- Clients’ requests are fulfilled within </w:t>
                </w:r>
                <w:r w:rsidDel="00000000" w:rsidR="00000000" w:rsidRPr="00000000">
                  <w:rPr>
                    <w:rFonts w:ascii="Calibri" w:cs="Calibri" w:eastAsia="Calibri" w:hAnsi="Calibri"/>
                    <w:b w:val="1"/>
                    <w:bCs w:val="1"/>
                    <w:sz w:val="18"/>
                    <w:szCs w:val="18"/>
                    <w:rtl w:val="0"/>
                  </w:rPr>
                  <w:t xml:space="preserve">1 day </w:t>
                </w:r>
                <w:r w:rsidDel="00000000" w:rsidR="00000000" w:rsidRPr="00000000">
                  <w:rPr>
                    <w:rFonts w:ascii="Calibri" w:cs="Calibri" w:eastAsia="Calibri" w:hAnsi="Calibri"/>
                    <w:sz w:val="18"/>
                    <w:szCs w:val="18"/>
                    <w:rtl w:val="0"/>
                  </w:rPr>
                  <w:t xml:space="preserve">after submission</w:t>
                </w:r>
              </w:p>
            </w:sdtContent>
          </w:sdt>
        </w:tc>
        <w:tc>
          <w:tcPr>
            <w:vMerge w:val="continue"/>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0C">
            <w:pPr>
              <w:widowControl w:val="1"/>
              <w:jc w:val="center"/>
              <w:rPr>
                <w:rFonts w:ascii="Calibri" w:cs="Calibri" w:eastAsia="Calibri" w:hAnsi="Calibri"/>
                <w:b w:val="1"/>
                <w:bCs w:val="1"/>
                <w:color w:val="681900"/>
                <w:sz w:val="18"/>
                <w:szCs w:val="18"/>
              </w:rPr>
            </w:pPr>
            <w:r w:rsidDel="00000000" w:rsidR="00000000" w:rsidRPr="00000000">
              <w:rPr>
                <w:rFonts w:ascii="Calibri" w:cs="Calibri" w:eastAsia="Calibri" w:hAnsi="Calibri"/>
                <w:b w:val="1"/>
                <w:bCs w:val="1"/>
                <w:color w:val="681900"/>
                <w:sz w:val="18"/>
                <w:szCs w:val="18"/>
                <w:rtl w:val="0"/>
              </w:rPr>
              <w:t xml:space="preserve">Forecasting </w:t>
            </w:r>
          </w:p>
          <w:p w:rsidR="00000000" w:rsidDel="00000000" w:rsidP="00000000" w:rsidRDefault="00000000" w:rsidRPr="00000000" w14:paraId="0000020D">
            <w:pPr>
              <w:widowControl w:val="1"/>
              <w:jc w:val="center"/>
              <w:rPr>
                <w:rFonts w:ascii="Calibri" w:cs="Calibri" w:eastAsia="Calibri" w:hAnsi="Calibri"/>
                <w:b w:val="1"/>
                <w:bCs w:val="1"/>
                <w:color w:val="0000cc"/>
                <w:sz w:val="18"/>
                <w:szCs w:val="18"/>
              </w:rPr>
            </w:pPr>
            <w:r w:rsidDel="00000000" w:rsidR="00000000" w:rsidRPr="00000000">
              <w:rPr>
                <w:rFonts w:ascii="Calibri" w:cs="Calibri" w:eastAsia="Calibri" w:hAnsi="Calibri"/>
                <w:b w:val="1"/>
                <w:bCs w:val="1"/>
                <w:color w:val="0000cc"/>
                <w:sz w:val="18"/>
                <w:szCs w:val="18"/>
                <w:rtl w:val="0"/>
              </w:rPr>
              <w:t xml:space="preserve">(CON &amp; DSE)</w:t>
            </w:r>
          </w:p>
        </w:tc>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0E">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Prepare quarterly forecasts for PRO; </w:t>
            </w:r>
            <w:sdt>
              <w:sdtPr>
                <w:id w:val="2072426624"/>
                <w:tag w:val="goog_rdk_84"/>
              </w:sdtPr>
              <w:sdtContent>
                <w:commentRangeStart w:id="23"/>
              </w:sdtContent>
            </w:sdt>
            <w:r w:rsidDel="00000000" w:rsidR="00000000" w:rsidRPr="00000000">
              <w:rPr>
                <w:rFonts w:ascii="Calibri" w:cs="Calibri" w:eastAsia="Calibri" w:hAnsi="Calibri"/>
                <w:sz w:val="18"/>
                <w:szCs w:val="18"/>
                <w:rtl w:val="0"/>
              </w:rPr>
              <w:t xml:space="preserve">Au</w:t>
            </w:r>
            <w:commentRangeEnd w:id="23"/>
            <w:r w:rsidDel="00000000" w:rsidR="00000000" w:rsidRPr="00000000">
              <w:commentReference w:id="23"/>
            </w:r>
            <w:r w:rsidDel="00000000" w:rsidR="00000000" w:rsidRPr="00000000">
              <w:rPr>
                <w:rFonts w:ascii="Calibri" w:cs="Calibri" w:eastAsia="Calibri" w:hAnsi="Calibri"/>
                <w:sz w:val="18"/>
                <w:szCs w:val="18"/>
                <w:rtl w:val="0"/>
              </w:rPr>
              <w:t xml:space="preserve">g report to sub-team leads to inform budgeting (specifically for CON and DSE inventories)</w:t>
            </w:r>
          </w:p>
        </w:tc>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0F">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NA</w:t>
            </w:r>
          </w:p>
        </w:tc>
        <w:tc>
          <w:tcPr>
            <w:tcBorders>
              <w:top w:color="000000" w:space="0" w:sz="4" w:val="dotted"/>
              <w:left w:color="000000" w:space="0" w:sz="4" w:val="dotted"/>
              <w:bottom w:color="000000" w:space="0" w:sz="4" w:val="dotted"/>
              <w:right w:color="000000" w:space="0" w:sz="4" w:val="dotted"/>
            </w:tcBorders>
            <w:shd w:fill="e9cfb9" w:val="clear"/>
            <w:vAlign w:val="center"/>
          </w:tcPr>
          <w:sdt>
            <w:sdtPr>
              <w:id w:val="-1256198825"/>
              <w:tag w:val="goog_rdk_85"/>
            </w:sdtPr>
            <w:sdtContent>
              <w:p w:rsidR="00000000" w:rsidDel="00000000" w:rsidP="00000000" w:rsidRDefault="00000000" w:rsidRPr="00000000" w14:paraId="00000210">
                <w:pPr>
                  <w:widowControl w:val="1"/>
                  <w:rPr>
                    <w:rFonts w:ascii="Calibri" w:cs="Calibri" w:eastAsia="Calibri" w:hAnsi="Calibri"/>
                    <w:sz w:val="18"/>
                    <w:szCs w:val="18"/>
                  </w:rPr>
                  <w:pPrChange w:author="James Ellison" w:id="0" w:date="2026-03-12T14:41:53Z">
                    <w:pPr>
                      <w:widowControl w:val="1"/>
                      <w:jc w:val="center"/>
                    </w:pPr>
                  </w:pPrChange>
                </w:pPr>
                <w:r w:rsidDel="00000000" w:rsidR="00000000" w:rsidRPr="00000000">
                  <w:rPr>
                    <w:rFonts w:ascii="Calibri" w:cs="Calibri" w:eastAsia="Calibri" w:hAnsi="Calibri"/>
                    <w:sz w:val="18"/>
                    <w:szCs w:val="18"/>
                    <w:rtl w:val="0"/>
                  </w:rPr>
                  <w:t xml:space="preserve">Quarterly forecasts submitted to PRO and to INN in </w:t>
                </w:r>
                <w:r w:rsidDel="00000000" w:rsidR="00000000" w:rsidRPr="00000000">
                  <w:rPr>
                    <w:rFonts w:ascii="Calibri" w:cs="Calibri" w:eastAsia="Calibri" w:hAnsi="Calibri"/>
                    <w:b w:val="1"/>
                    <w:bCs w:val="1"/>
                    <w:sz w:val="18"/>
                    <w:szCs w:val="18"/>
                    <w:rtl w:val="0"/>
                  </w:rPr>
                  <w:t xml:space="preserve">Aug by the 15th</w:t>
                </w:r>
                <w:r w:rsidDel="00000000" w:rsidR="00000000" w:rsidRPr="00000000">
                  <w:rPr>
                    <w:rFonts w:ascii="Calibri" w:cs="Calibri" w:eastAsia="Calibri" w:hAnsi="Calibri"/>
                    <w:sz w:val="18"/>
                    <w:szCs w:val="18"/>
                    <w:rtl w:val="0"/>
                  </w:rPr>
                  <w:t xml:space="preserve"> for budgeting</w:t>
                </w:r>
              </w:p>
            </w:sdtContent>
          </w:sdt>
        </w:tc>
        <w:tc>
          <w:tcPr>
            <w:vMerge w:val="continue"/>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12">
            <w:pPr>
              <w:widowControl w:val="1"/>
              <w:jc w:val="center"/>
              <w:rPr>
                <w:rFonts w:ascii="Calibri" w:cs="Calibri" w:eastAsia="Calibri" w:hAnsi="Calibri"/>
                <w:b w:val="1"/>
                <w:bCs w:val="1"/>
                <w:color w:val="0000cc"/>
                <w:sz w:val="18"/>
                <w:szCs w:val="18"/>
              </w:rPr>
            </w:pPr>
            <w:r w:rsidDel="00000000" w:rsidR="00000000" w:rsidRPr="00000000">
              <w:rPr>
                <w:rFonts w:ascii="Calibri" w:cs="Calibri" w:eastAsia="Calibri" w:hAnsi="Calibri"/>
                <w:b w:val="1"/>
                <w:bCs w:val="1"/>
                <w:color w:val="681900"/>
                <w:sz w:val="18"/>
                <w:szCs w:val="18"/>
                <w:rtl w:val="0"/>
              </w:rPr>
              <w:t xml:space="preserve">Lab equipment and other special materials management  </w:t>
            </w:r>
            <w:r w:rsidDel="00000000" w:rsidR="00000000" w:rsidRPr="00000000">
              <w:rPr>
                <w:rFonts w:ascii="Calibri" w:cs="Calibri" w:eastAsia="Calibri" w:hAnsi="Calibri"/>
                <w:b w:val="1"/>
                <w:bCs w:val="1"/>
                <w:color w:val="0000cc"/>
                <w:sz w:val="18"/>
                <w:szCs w:val="18"/>
                <w:rtl w:val="0"/>
              </w:rPr>
              <w:t xml:space="preserve">(DSE + EUE)</w:t>
            </w:r>
          </w:p>
        </w:tc>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13">
            <w:pPr>
              <w:widowControl w:val="1"/>
              <w:jc w:val="center"/>
              <w:rPr>
                <w:rFonts w:ascii="Calibri" w:cs="Calibri" w:eastAsia="Calibri" w:hAnsi="Calibri"/>
                <w:sz w:val="18"/>
                <w:szCs w:val="18"/>
              </w:rPr>
            </w:pPr>
            <w:sdt>
              <w:sdtPr>
                <w:id w:val="-487334172"/>
                <w:tag w:val="goog_rdk_86"/>
              </w:sdtPr>
              <w:sdtContent>
                <w:r w:rsidDel="00000000" w:rsidR="00000000" w:rsidRPr="00000000">
                  <w:rPr>
                    <w:rFonts w:ascii="Calibri" w:cs="Calibri" w:eastAsia="Calibri" w:hAnsi="Calibri"/>
                    <w:sz w:val="18"/>
                    <w:szCs w:val="18"/>
                    <w:rtl w:val="0"/>
                    <w:rPrChange w:author="James Ellison" w:id="29" w:date="2026-03-12T14:39:13Z">
                      <w:rPr>
                        <w:rFonts w:ascii="Calibri" w:cs="Calibri" w:eastAsia="Calibri" w:hAnsi="Calibri"/>
                        <w:color w:val="0000ff"/>
                        <w:sz w:val="18"/>
                        <w:szCs w:val="18"/>
                      </w:rPr>
                    </w:rPrChange>
                  </w:rPr>
                  <w:t xml:space="preserve">Ordering new equipment and replacements</w:t>
                </w:r>
              </w:sdtContent>
            </w:sdt>
            <w:sdt>
              <w:sdtPr>
                <w:id w:val="1384240195"/>
                <w:tag w:val="goog_rdk_87"/>
              </w:sdtPr>
              <w:sdtContent>
                <w:ins w:author="James Ellison" w:id="30" w:date="2026-03-04T08:11:51Z"/>
                <w:sdt>
                  <w:sdtPr>
                    <w:id w:val="-1156460275"/>
                    <w:tag w:val="goog_rdk_88"/>
                  </w:sdtPr>
                  <w:sdtContent>
                    <w:ins w:author="James Ellison" w:id="30" w:date="2026-03-04T08:11:51Z">
                      <w:r w:rsidDel="00000000" w:rsidR="00000000" w:rsidRPr="00000000">
                        <w:rPr>
                          <w:rFonts w:ascii="Calibri" w:cs="Calibri" w:eastAsia="Calibri" w:hAnsi="Calibri"/>
                          <w:sz w:val="18"/>
                          <w:szCs w:val="18"/>
                          <w:rtl w:val="0"/>
                          <w:rPrChange w:author="James Ellison" w:id="29" w:date="2026-03-12T14:39:13Z">
                            <w:rPr>
                              <w:rFonts w:ascii="Calibri" w:cs="Calibri" w:eastAsia="Calibri" w:hAnsi="Calibri"/>
                              <w:color w:val="0000ff"/>
                              <w:sz w:val="18"/>
                              <w:szCs w:val="18"/>
                            </w:rPr>
                          </w:rPrChange>
                        </w:rPr>
                        <w:t xml:space="preserve"> for DSE, with approver green light</w:t>
                      </w:r>
                    </w:ins>
                  </w:sdtContent>
                </w:sdt>
                <w:ins w:author="James Ellison" w:id="30" w:date="2026-03-04T08:11:51Z"/>
              </w:sdtContent>
            </w:sdt>
            <w:sdt>
              <w:sdtPr>
                <w:id w:val="-1220907257"/>
                <w:tag w:val="goog_rdk_89"/>
              </w:sdtPr>
              <w:sdtContent>
                <w:r w:rsidDel="00000000" w:rsidR="00000000" w:rsidRPr="00000000">
                  <w:rPr>
                    <w:rFonts w:ascii="Calibri" w:cs="Calibri" w:eastAsia="Calibri" w:hAnsi="Calibri"/>
                    <w:sz w:val="18"/>
                    <w:szCs w:val="18"/>
                    <w:rtl w:val="0"/>
                    <w:rPrChange w:author="James Ellison" w:id="29" w:date="2026-03-12T14:39:13Z">
                      <w:rPr>
                        <w:rFonts w:ascii="Calibri" w:cs="Calibri" w:eastAsia="Calibri" w:hAnsi="Calibri"/>
                        <w:sz w:val="18"/>
                        <w:szCs w:val="18"/>
                      </w:rPr>
                    </w:rPrChange>
                  </w:rPr>
                  <w:t xml:space="preserve">; executing &amp; tracking any regular maintena</w:t>
                </w:r>
              </w:sdtContent>
            </w:sdt>
            <w:r w:rsidDel="00000000" w:rsidR="00000000" w:rsidRPr="00000000">
              <w:rPr>
                <w:rFonts w:ascii="Calibri" w:cs="Calibri" w:eastAsia="Calibri" w:hAnsi="Calibri"/>
                <w:sz w:val="18"/>
                <w:szCs w:val="18"/>
                <w:rtl w:val="0"/>
              </w:rPr>
              <w:t xml:space="preserve">nce of DSE or EUE equipment; Tracking functionality status in DSE or EUE trackers</w:t>
            </w:r>
          </w:p>
        </w:tc>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14">
            <w:pPr>
              <w:widowControl w:val="1"/>
              <w:jc w:val="center"/>
              <w:rPr>
                <w:rFonts w:ascii="Calibri" w:cs="Calibri" w:eastAsia="Calibri" w:hAnsi="Calibri"/>
                <w:color w:val="ff0000"/>
                <w:sz w:val="18"/>
                <w:szCs w:val="18"/>
              </w:rPr>
            </w:pPr>
            <w:r w:rsidDel="00000000" w:rsidR="00000000" w:rsidRPr="00000000">
              <w:rPr>
                <w:rFonts w:ascii="Calibri" w:cs="Calibri" w:eastAsia="Calibri" w:hAnsi="Calibri"/>
                <w:sz w:val="18"/>
                <w:szCs w:val="18"/>
                <w:rtl w:val="0"/>
              </w:rPr>
              <w:t xml:space="preserve">- Reporting equipment </w:t>
            </w:r>
            <w:r w:rsidDel="00000000" w:rsidR="00000000" w:rsidRPr="00000000">
              <w:rPr>
                <w:rFonts w:ascii="Calibri" w:cs="Calibri" w:eastAsia="Calibri" w:hAnsi="Calibri"/>
                <w:b w:val="1"/>
                <w:bCs w:val="1"/>
                <w:sz w:val="18"/>
                <w:szCs w:val="18"/>
                <w:rtl w:val="0"/>
              </w:rPr>
              <w:t xml:space="preserve">status change </w:t>
            </w:r>
            <w:r w:rsidDel="00000000" w:rsidR="00000000" w:rsidRPr="00000000">
              <w:rPr>
                <w:rFonts w:ascii="Calibri" w:cs="Calibri" w:eastAsia="Calibri" w:hAnsi="Calibri"/>
                <w:sz w:val="18"/>
                <w:szCs w:val="18"/>
                <w:rtl w:val="0"/>
              </w:rPr>
              <w:t xml:space="preserve">within </w:t>
            </w:r>
            <w:r w:rsidDel="00000000" w:rsidR="00000000" w:rsidRPr="00000000">
              <w:rPr>
                <w:rFonts w:ascii="Calibri" w:cs="Calibri" w:eastAsia="Calibri" w:hAnsi="Calibri"/>
                <w:b w:val="1"/>
                <w:bCs w:val="1"/>
                <w:sz w:val="18"/>
                <w:szCs w:val="18"/>
                <w:rtl w:val="0"/>
              </w:rPr>
              <w:t xml:space="preserve">24 hours </w:t>
            </w:r>
            <w:r w:rsidDel="00000000" w:rsidR="00000000" w:rsidRPr="00000000">
              <w:rPr>
                <w:rFonts w:ascii="Calibri" w:cs="Calibri" w:eastAsia="Calibri" w:hAnsi="Calibri"/>
                <w:sz w:val="18"/>
                <w:szCs w:val="18"/>
                <w:rtl w:val="0"/>
              </w:rPr>
              <w:t xml:space="preserve">using </w:t>
            </w:r>
            <w:r w:rsidDel="00000000" w:rsidR="00000000" w:rsidRPr="00000000">
              <w:rPr>
                <w:rFonts w:ascii="Calibri" w:cs="Calibri" w:eastAsia="Calibri" w:hAnsi="Calibri"/>
                <w:color w:val="ff0000"/>
                <w:sz w:val="18"/>
                <w:szCs w:val="18"/>
                <w:rtl w:val="0"/>
              </w:rPr>
              <w:t xml:space="preserve">this Form</w:t>
            </w:r>
          </w:p>
          <w:p w:rsidR="00000000" w:rsidDel="00000000" w:rsidP="00000000" w:rsidRDefault="00000000" w:rsidRPr="00000000" w14:paraId="00000215">
            <w:pPr>
              <w:widowControl w:val="1"/>
              <w:jc w:val="center"/>
              <w:rPr>
                <w:rFonts w:ascii="Calibri" w:cs="Calibri" w:eastAsia="Calibri" w:hAnsi="Calibri"/>
                <w:color w:val="ff0000"/>
                <w:sz w:val="18"/>
                <w:szCs w:val="18"/>
              </w:rPr>
            </w:pPr>
            <w:r w:rsidDel="00000000" w:rsidR="00000000" w:rsidRPr="00000000">
              <w:rPr>
                <w:rFonts w:ascii="Calibri" w:cs="Calibri" w:eastAsia="Calibri" w:hAnsi="Calibri"/>
                <w:sz w:val="18"/>
                <w:szCs w:val="18"/>
                <w:rtl w:val="0"/>
              </w:rPr>
              <w:t xml:space="preserve">- Placing an Equipment request by filling out </w:t>
            </w:r>
            <w:r w:rsidDel="00000000" w:rsidR="00000000" w:rsidRPr="00000000">
              <w:rPr>
                <w:rFonts w:ascii="Calibri" w:cs="Calibri" w:eastAsia="Calibri" w:hAnsi="Calibri"/>
                <w:color w:val="ff0000"/>
                <w:sz w:val="18"/>
                <w:szCs w:val="18"/>
                <w:rtl w:val="0"/>
              </w:rPr>
              <w:t xml:space="preserve">this Form</w:t>
            </w:r>
          </w:p>
          <w:p w:rsidR="00000000" w:rsidDel="00000000" w:rsidP="00000000" w:rsidRDefault="00000000" w:rsidRPr="00000000" w14:paraId="00000216">
            <w:pPr>
              <w:widowControl w:val="1"/>
              <w:jc w:val="left"/>
              <w:rPr>
                <w:rFonts w:ascii="Calibri" w:cs="Calibri" w:eastAsia="Calibri" w:hAnsi="Calibri"/>
                <w:i w:val="1"/>
                <w:iCs w:val="1"/>
                <w:color w:val="0000ff"/>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e9cfb9" w:val="clear"/>
            <w:vAlign w:val="center"/>
          </w:tcPr>
          <w:sdt>
            <w:sdtPr>
              <w:id w:val="-1477360122"/>
              <w:tag w:val="goog_rdk_90"/>
            </w:sdtPr>
            <w:sdtContent>
              <w:p w:rsidR="00000000" w:rsidDel="00000000" w:rsidP="00000000" w:rsidRDefault="00000000" w:rsidRPr="00000000" w14:paraId="00000217">
                <w:pPr>
                  <w:widowControl w:val="1"/>
                  <w:rPr>
                    <w:rFonts w:ascii="Calibri" w:cs="Calibri" w:eastAsia="Calibri" w:hAnsi="Calibri"/>
                    <w:sz w:val="18"/>
                    <w:szCs w:val="18"/>
                  </w:rPr>
                  <w:pPrChange w:author="James Ellison" w:id="0" w:date="2026-03-12T14:41:53Z">
                    <w:pPr>
                      <w:widowControl w:val="1"/>
                      <w:jc w:val="center"/>
                    </w:pPr>
                  </w:pPrChange>
                </w:pPr>
                <w:r w:rsidDel="00000000" w:rsidR="00000000" w:rsidRPr="00000000">
                  <w:rPr>
                    <w:rFonts w:ascii="Calibri" w:cs="Calibri" w:eastAsia="Calibri" w:hAnsi="Calibri"/>
                    <w:b w:val="1"/>
                    <w:bCs w:val="1"/>
                    <w:sz w:val="18"/>
                    <w:szCs w:val="18"/>
                    <w:rtl w:val="0"/>
                  </w:rPr>
                  <w:t xml:space="preserve">- EUE</w:t>
                </w:r>
                <w:r w:rsidDel="00000000" w:rsidR="00000000" w:rsidRPr="00000000">
                  <w:rPr>
                    <w:rFonts w:ascii="Calibri" w:cs="Calibri" w:eastAsia="Calibri" w:hAnsi="Calibri"/>
                    <w:sz w:val="18"/>
                    <w:szCs w:val="18"/>
                    <w:rtl w:val="0"/>
                  </w:rPr>
                  <w:t xml:space="preserve"> tracker is updated within </w:t>
                </w:r>
                <w:r w:rsidDel="00000000" w:rsidR="00000000" w:rsidRPr="00000000">
                  <w:rPr>
                    <w:rFonts w:ascii="Calibri" w:cs="Calibri" w:eastAsia="Calibri" w:hAnsi="Calibri"/>
                    <w:b w:val="1"/>
                    <w:bCs w:val="1"/>
                    <w:sz w:val="18"/>
                    <w:szCs w:val="18"/>
                    <w:rtl w:val="0"/>
                  </w:rPr>
                  <w:t xml:space="preserve">24 hours </w:t>
                </w:r>
                <w:r w:rsidDel="00000000" w:rsidR="00000000" w:rsidRPr="00000000">
                  <w:rPr>
                    <w:rFonts w:ascii="Calibri" w:cs="Calibri" w:eastAsia="Calibri" w:hAnsi="Calibri"/>
                    <w:sz w:val="18"/>
                    <w:szCs w:val="18"/>
                    <w:rtl w:val="0"/>
                  </w:rPr>
                  <w:t xml:space="preserve">after receiving new equipment or a stock status change </w:t>
                </w:r>
              </w:p>
            </w:sdtContent>
          </w:sdt>
          <w:sdt>
            <w:sdtPr>
              <w:id w:val="575085802"/>
              <w:tag w:val="goog_rdk_91"/>
            </w:sdtPr>
            <w:sdtContent>
              <w:p w:rsidR="00000000" w:rsidDel="00000000" w:rsidP="00000000" w:rsidRDefault="00000000" w:rsidRPr="00000000" w14:paraId="00000218">
                <w:pPr>
                  <w:widowControl w:val="1"/>
                  <w:rPr>
                    <w:rFonts w:ascii="Calibri" w:cs="Calibri" w:eastAsia="Calibri" w:hAnsi="Calibri"/>
                    <w:sz w:val="18"/>
                    <w:szCs w:val="18"/>
                  </w:rPr>
                  <w:pPrChange w:author="James Ellison" w:id="0" w:date="2026-03-12T14:41:53Z">
                    <w:pPr>
                      <w:widowControl w:val="1"/>
                      <w:jc w:val="center"/>
                    </w:pPr>
                  </w:pPrChange>
                </w:pPr>
                <w:r w:rsidDel="00000000" w:rsidR="00000000" w:rsidRPr="00000000">
                  <w:rPr>
                    <w:rtl w:val="0"/>
                  </w:rPr>
                </w:r>
              </w:p>
            </w:sdtContent>
          </w:sdt>
          <w:sdt>
            <w:sdtPr>
              <w:id w:val="165330231"/>
              <w:tag w:val="goog_rdk_92"/>
            </w:sdtPr>
            <w:sdtContent>
              <w:p w:rsidR="00000000" w:rsidDel="00000000" w:rsidP="00000000" w:rsidRDefault="00000000" w:rsidRPr="00000000" w14:paraId="00000219">
                <w:pPr>
                  <w:widowControl w:val="1"/>
                  <w:rPr>
                    <w:rFonts w:ascii="Calibri" w:cs="Calibri" w:eastAsia="Calibri" w:hAnsi="Calibri"/>
                    <w:sz w:val="18"/>
                    <w:szCs w:val="18"/>
                  </w:rPr>
                  <w:pPrChange w:author="James Ellison" w:id="0" w:date="2026-03-12T14:41:53Z">
                    <w:pPr>
                      <w:widowControl w:val="1"/>
                      <w:jc w:val="center"/>
                    </w:pPr>
                  </w:pPrChange>
                </w:pPr>
                <w:r w:rsidDel="00000000" w:rsidR="00000000" w:rsidRPr="00000000">
                  <w:rPr>
                    <w:rFonts w:ascii="Calibri" w:cs="Calibri" w:eastAsia="Calibri" w:hAnsi="Calibri"/>
                    <w:sz w:val="18"/>
                    <w:szCs w:val="18"/>
                    <w:rtl w:val="0"/>
                  </w:rPr>
                  <w:t xml:space="preserve">- Clients’ requests are fulfilled within </w:t>
                </w:r>
                <w:r w:rsidDel="00000000" w:rsidR="00000000" w:rsidRPr="00000000">
                  <w:rPr>
                    <w:rFonts w:ascii="Calibri" w:cs="Calibri" w:eastAsia="Calibri" w:hAnsi="Calibri"/>
                    <w:b w:val="1"/>
                    <w:bCs w:val="1"/>
                    <w:sz w:val="18"/>
                    <w:szCs w:val="18"/>
                    <w:rtl w:val="0"/>
                  </w:rPr>
                  <w:t xml:space="preserve">1 day </w:t>
                </w:r>
                <w:r w:rsidDel="00000000" w:rsidR="00000000" w:rsidRPr="00000000">
                  <w:rPr>
                    <w:rFonts w:ascii="Calibri" w:cs="Calibri" w:eastAsia="Calibri" w:hAnsi="Calibri"/>
                    <w:sz w:val="18"/>
                    <w:szCs w:val="18"/>
                    <w:rtl w:val="0"/>
                  </w:rPr>
                  <w:t xml:space="preserve">after submission</w:t>
                </w:r>
              </w:p>
            </w:sdtContent>
          </w:sdt>
        </w:tc>
        <w:tc>
          <w:tcPr>
            <w:vMerge w:val="continue"/>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1B">
            <w:pPr>
              <w:widowControl w:val="1"/>
              <w:jc w:val="center"/>
              <w:rPr>
                <w:rFonts w:ascii="Calibri" w:cs="Calibri" w:eastAsia="Calibri" w:hAnsi="Calibri"/>
                <w:b w:val="1"/>
                <w:bCs w:val="1"/>
                <w:color w:val="681900"/>
                <w:sz w:val="18"/>
                <w:szCs w:val="18"/>
              </w:rPr>
            </w:pPr>
            <w:r w:rsidDel="00000000" w:rsidR="00000000" w:rsidRPr="00000000">
              <w:rPr>
                <w:rFonts w:ascii="Calibri" w:cs="Calibri" w:eastAsia="Calibri" w:hAnsi="Calibri"/>
                <w:b w:val="1"/>
                <w:bCs w:val="1"/>
                <w:color w:val="681900"/>
                <w:sz w:val="18"/>
                <w:szCs w:val="18"/>
                <w:rtl w:val="0"/>
              </w:rPr>
              <w:t xml:space="preserve">(Bio-) chemicals management</w:t>
            </w:r>
          </w:p>
          <w:p w:rsidR="00000000" w:rsidDel="00000000" w:rsidP="00000000" w:rsidRDefault="00000000" w:rsidRPr="00000000" w14:paraId="0000021C">
            <w:pPr>
              <w:widowControl w:val="1"/>
              <w:jc w:val="center"/>
              <w:rPr>
                <w:rFonts w:ascii="Calibri" w:cs="Calibri" w:eastAsia="Calibri" w:hAnsi="Calibri"/>
                <w:b w:val="1"/>
                <w:bCs w:val="1"/>
                <w:color w:val="0000cc"/>
                <w:sz w:val="18"/>
                <w:szCs w:val="18"/>
              </w:rPr>
            </w:pPr>
            <w:r w:rsidDel="00000000" w:rsidR="00000000" w:rsidRPr="00000000">
              <w:rPr>
                <w:rFonts w:ascii="Calibri" w:cs="Calibri" w:eastAsia="Calibri" w:hAnsi="Calibri"/>
                <w:b w:val="1"/>
                <w:bCs w:val="1"/>
                <w:color w:val="0000cc"/>
                <w:sz w:val="18"/>
                <w:szCs w:val="18"/>
                <w:rtl w:val="0"/>
              </w:rPr>
              <w:t xml:space="preserve">(BCH)</w:t>
            </w:r>
          </w:p>
        </w:tc>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1D">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Materials in this inventory must be tracked, with all required fields completed; appropriate storage &amp; any other required handling should be researched and executed (with notes in the inventory); disposal should follow the developed protocol.</w:t>
            </w:r>
          </w:p>
        </w:tc>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1E">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 Providing seasonal forecasts  by</w:t>
            </w:r>
            <w:sdt>
              <w:sdtPr>
                <w:id w:val="-1845961873"/>
                <w:tag w:val="goog_rdk_93"/>
              </w:sdtPr>
              <w:sdtContent>
                <w:r w:rsidDel="00000000" w:rsidR="00000000" w:rsidRPr="00000000">
                  <w:rPr>
                    <w:rFonts w:ascii="Calibri" w:cs="Calibri" w:eastAsia="Calibri" w:hAnsi="Calibri"/>
                    <w:color w:val="ff0000"/>
                    <w:sz w:val="18"/>
                    <w:szCs w:val="18"/>
                    <w:rtl w:val="0"/>
                    <w:rPrChange w:author="James Ellison" w:id="31" w:date="2026-03-12T14:41:28Z">
                      <w:rPr>
                        <w:rFonts w:ascii="Calibri" w:cs="Calibri" w:eastAsia="Calibri" w:hAnsi="Calibri"/>
                        <w:sz w:val="18"/>
                        <w:szCs w:val="18"/>
                      </w:rPr>
                    </w:rPrChange>
                  </w:rPr>
                  <w:t xml:space="preserve"> </w:t>
                </w:r>
              </w:sdtContent>
            </w:sdt>
            <w:sdt>
              <w:sdtPr>
                <w:id w:val="-1159814425"/>
                <w:tag w:val="goog_rdk_94"/>
              </w:sdtPr>
              <w:sdtContent>
                <w:r w:rsidDel="00000000" w:rsidR="00000000" w:rsidRPr="00000000">
                  <w:rPr>
                    <w:rFonts w:ascii="Calibri" w:cs="Calibri" w:eastAsia="Calibri" w:hAnsi="Calibri"/>
                    <w:b w:val="1"/>
                    <w:bCs w:val="1"/>
                    <w:color w:val="ff0000"/>
                    <w:sz w:val="18"/>
                    <w:szCs w:val="18"/>
                    <w:rtl w:val="0"/>
                    <w:rPrChange w:author="James Ellison" w:id="31" w:date="2026-03-12T14:41:28Z">
                      <w:rPr>
                        <w:rFonts w:ascii="Calibri" w:cs="Calibri" w:eastAsia="Calibri" w:hAnsi="Calibri"/>
                        <w:b w:val="1"/>
                        <w:bCs w:val="1"/>
                        <w:sz w:val="18"/>
                        <w:szCs w:val="18"/>
                      </w:rPr>
                    </w:rPrChange>
                  </w:rPr>
                  <w:t xml:space="preserve">[month, date]</w:t>
                </w:r>
              </w:sdtContent>
            </w:sdt>
            <w:r w:rsidDel="00000000" w:rsidR="00000000" w:rsidRPr="00000000">
              <w:rPr>
                <w:rFonts w:ascii="Calibri" w:cs="Calibri" w:eastAsia="Calibri" w:hAnsi="Calibri"/>
                <w:b w:val="1"/>
                <w:bCs w:val="1"/>
                <w:sz w:val="18"/>
                <w:szCs w:val="18"/>
                <w:rtl w:val="0"/>
              </w:rPr>
              <w:t xml:space="preserve"> </w:t>
            </w:r>
            <w:r w:rsidDel="00000000" w:rsidR="00000000" w:rsidRPr="00000000">
              <w:rPr>
                <w:rFonts w:ascii="Calibri" w:cs="Calibri" w:eastAsia="Calibri" w:hAnsi="Calibri"/>
                <w:sz w:val="18"/>
                <w:szCs w:val="18"/>
                <w:rtl w:val="0"/>
              </w:rPr>
              <w:t xml:space="preserve">for </w:t>
            </w:r>
            <w:r w:rsidDel="00000000" w:rsidR="00000000" w:rsidRPr="00000000">
              <w:rPr>
                <w:rFonts w:ascii="Calibri" w:cs="Calibri" w:eastAsia="Calibri" w:hAnsi="Calibri"/>
                <w:b w:val="1"/>
                <w:bCs w:val="1"/>
                <w:sz w:val="18"/>
                <w:szCs w:val="18"/>
                <w:rtl w:val="0"/>
              </w:rPr>
              <w:t xml:space="preserve">A Season </w:t>
            </w:r>
            <w:r w:rsidDel="00000000" w:rsidR="00000000" w:rsidRPr="00000000">
              <w:rPr>
                <w:rFonts w:ascii="Calibri" w:cs="Calibri" w:eastAsia="Calibri" w:hAnsi="Calibri"/>
                <w:sz w:val="18"/>
                <w:szCs w:val="18"/>
                <w:rtl w:val="0"/>
              </w:rPr>
              <w:t xml:space="preserve">and </w:t>
            </w:r>
            <w:sdt>
              <w:sdtPr>
                <w:id w:val="1996173869"/>
                <w:tag w:val="goog_rdk_95"/>
              </w:sdtPr>
              <w:sdtContent>
                <w:r w:rsidDel="00000000" w:rsidR="00000000" w:rsidRPr="00000000">
                  <w:rPr>
                    <w:rFonts w:ascii="Calibri" w:cs="Calibri" w:eastAsia="Calibri" w:hAnsi="Calibri"/>
                    <w:b w:val="1"/>
                    <w:bCs w:val="1"/>
                    <w:color w:val="ff0000"/>
                    <w:sz w:val="18"/>
                    <w:szCs w:val="18"/>
                    <w:rtl w:val="0"/>
                    <w:rPrChange w:author="James Ellison" w:id="32" w:date="2026-03-12T14:41:24Z">
                      <w:rPr>
                        <w:rFonts w:ascii="Calibri" w:cs="Calibri" w:eastAsia="Calibri" w:hAnsi="Calibri"/>
                        <w:b w:val="1"/>
                        <w:bCs w:val="1"/>
                        <w:sz w:val="18"/>
                        <w:szCs w:val="18"/>
                      </w:rPr>
                    </w:rPrChange>
                  </w:rPr>
                  <w:t xml:space="preserve">[month, date] </w:t>
                </w:r>
              </w:sdtContent>
            </w:sdt>
            <w:r w:rsidDel="00000000" w:rsidR="00000000" w:rsidRPr="00000000">
              <w:rPr>
                <w:rFonts w:ascii="Calibri" w:cs="Calibri" w:eastAsia="Calibri" w:hAnsi="Calibri"/>
                <w:sz w:val="18"/>
                <w:szCs w:val="18"/>
                <w:rtl w:val="0"/>
              </w:rPr>
              <w:t xml:space="preserve">for </w:t>
            </w:r>
            <w:r w:rsidDel="00000000" w:rsidR="00000000" w:rsidRPr="00000000">
              <w:rPr>
                <w:rFonts w:ascii="Calibri" w:cs="Calibri" w:eastAsia="Calibri" w:hAnsi="Calibri"/>
                <w:b w:val="1"/>
                <w:bCs w:val="1"/>
                <w:sz w:val="18"/>
                <w:szCs w:val="18"/>
                <w:rtl w:val="0"/>
              </w:rPr>
              <w:t xml:space="preserve">B Season</w:t>
            </w:r>
          </w:p>
          <w:p w:rsidR="00000000" w:rsidDel="00000000" w:rsidP="00000000" w:rsidRDefault="00000000" w:rsidRPr="00000000" w14:paraId="0000021F">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Chemicals handling and disposal SOP</w:t>
            </w:r>
          </w:p>
          <w:p w:rsidR="00000000" w:rsidDel="00000000" w:rsidP="00000000" w:rsidRDefault="00000000" w:rsidRPr="00000000" w14:paraId="00000220">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Placing an Equipment request by filling out </w:t>
            </w:r>
            <w:r w:rsidDel="00000000" w:rsidR="00000000" w:rsidRPr="00000000">
              <w:rPr>
                <w:rFonts w:ascii="Calibri" w:cs="Calibri" w:eastAsia="Calibri" w:hAnsi="Calibri"/>
                <w:color w:val="ff0000"/>
                <w:sz w:val="18"/>
                <w:szCs w:val="18"/>
                <w:rtl w:val="0"/>
              </w:rPr>
              <w:t xml:space="preserve">this Form</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e9cfb9" w:val="clear"/>
            <w:vAlign w:val="center"/>
          </w:tcPr>
          <w:sdt>
            <w:sdtPr>
              <w:id w:val="796209532"/>
              <w:tag w:val="goog_rdk_96"/>
            </w:sdtPr>
            <w:sdtContent>
              <w:p w:rsidR="00000000" w:rsidDel="00000000" w:rsidP="00000000" w:rsidRDefault="00000000" w:rsidRPr="00000000" w14:paraId="00000221">
                <w:pPr>
                  <w:widowControl w:val="1"/>
                  <w:rPr>
                    <w:rFonts w:ascii="Calibri" w:cs="Calibri" w:eastAsia="Calibri" w:hAnsi="Calibri"/>
                    <w:sz w:val="18"/>
                    <w:szCs w:val="18"/>
                  </w:rPr>
                  <w:pPrChange w:author="James Ellison" w:id="0" w:date="2026-03-12T14:41:53Z">
                    <w:pPr>
                      <w:widowControl w:val="1"/>
                      <w:jc w:val="center"/>
                    </w:pPr>
                  </w:pPrChange>
                </w:pPr>
                <w:r w:rsidDel="00000000" w:rsidR="00000000" w:rsidRPr="00000000">
                  <w:rPr>
                    <w:rFonts w:ascii="Calibri" w:cs="Calibri" w:eastAsia="Calibri" w:hAnsi="Calibri"/>
                    <w:b w:val="1"/>
                    <w:bCs w:val="1"/>
                    <w:sz w:val="18"/>
                    <w:szCs w:val="18"/>
                    <w:rtl w:val="0"/>
                  </w:rPr>
                  <w:t xml:space="preserve">- BCH</w:t>
                </w:r>
                <w:r w:rsidDel="00000000" w:rsidR="00000000" w:rsidRPr="00000000">
                  <w:rPr>
                    <w:rFonts w:ascii="Calibri" w:cs="Calibri" w:eastAsia="Calibri" w:hAnsi="Calibri"/>
                    <w:sz w:val="18"/>
                    <w:szCs w:val="18"/>
                    <w:rtl w:val="0"/>
                  </w:rPr>
                  <w:t xml:space="preserve"> tracker is updated within </w:t>
                </w:r>
                <w:r w:rsidDel="00000000" w:rsidR="00000000" w:rsidRPr="00000000">
                  <w:rPr>
                    <w:rFonts w:ascii="Calibri" w:cs="Calibri" w:eastAsia="Calibri" w:hAnsi="Calibri"/>
                    <w:b w:val="1"/>
                    <w:bCs w:val="1"/>
                    <w:sz w:val="18"/>
                    <w:szCs w:val="18"/>
                    <w:rtl w:val="0"/>
                  </w:rPr>
                  <w:t xml:space="preserve">24 hours </w:t>
                </w:r>
                <w:r w:rsidDel="00000000" w:rsidR="00000000" w:rsidRPr="00000000">
                  <w:rPr>
                    <w:rFonts w:ascii="Calibri" w:cs="Calibri" w:eastAsia="Calibri" w:hAnsi="Calibri"/>
                    <w:sz w:val="18"/>
                    <w:szCs w:val="18"/>
                    <w:rtl w:val="0"/>
                  </w:rPr>
                  <w:t xml:space="preserve">after receiving a new item or a stock status change </w:t>
                </w:r>
              </w:p>
            </w:sdtContent>
          </w:sdt>
          <w:sdt>
            <w:sdtPr>
              <w:id w:val="1042929670"/>
              <w:tag w:val="goog_rdk_97"/>
            </w:sdtPr>
            <w:sdtContent>
              <w:p w:rsidR="00000000" w:rsidDel="00000000" w:rsidP="00000000" w:rsidRDefault="00000000" w:rsidRPr="00000000" w14:paraId="00000222">
                <w:pPr>
                  <w:widowControl w:val="1"/>
                  <w:rPr>
                    <w:rFonts w:ascii="Calibri" w:cs="Calibri" w:eastAsia="Calibri" w:hAnsi="Calibri"/>
                    <w:sz w:val="18"/>
                    <w:szCs w:val="18"/>
                  </w:rPr>
                  <w:pPrChange w:author="James Ellison" w:id="0" w:date="2026-03-12T14:41:53Z">
                    <w:pPr>
                      <w:widowControl w:val="1"/>
                      <w:jc w:val="center"/>
                    </w:pPr>
                  </w:pPrChange>
                </w:pPr>
                <w:r w:rsidDel="00000000" w:rsidR="00000000" w:rsidRPr="00000000">
                  <w:rPr>
                    <w:rtl w:val="0"/>
                  </w:rPr>
                </w:r>
              </w:p>
            </w:sdtContent>
          </w:sdt>
          <w:sdt>
            <w:sdtPr>
              <w:id w:val="486903805"/>
              <w:tag w:val="goog_rdk_98"/>
            </w:sdtPr>
            <w:sdtContent>
              <w:p w:rsidR="00000000" w:rsidDel="00000000" w:rsidP="00000000" w:rsidRDefault="00000000" w:rsidRPr="00000000" w14:paraId="00000223">
                <w:pPr>
                  <w:widowControl w:val="1"/>
                  <w:rPr>
                    <w:rFonts w:ascii="Calibri" w:cs="Calibri" w:eastAsia="Calibri" w:hAnsi="Calibri"/>
                    <w:sz w:val="18"/>
                    <w:szCs w:val="18"/>
                  </w:rPr>
                  <w:pPrChange w:author="James Ellison" w:id="0" w:date="2026-03-12T14:41:53Z">
                    <w:pPr>
                      <w:widowControl w:val="1"/>
                      <w:jc w:val="center"/>
                    </w:pPr>
                  </w:pPrChange>
                </w:pPr>
                <w:r w:rsidDel="00000000" w:rsidR="00000000" w:rsidRPr="00000000">
                  <w:rPr>
                    <w:rFonts w:ascii="Calibri" w:cs="Calibri" w:eastAsia="Calibri" w:hAnsi="Calibri"/>
                    <w:sz w:val="18"/>
                    <w:szCs w:val="18"/>
                    <w:rtl w:val="0"/>
                  </w:rPr>
                  <w:t xml:space="preserve">- Clients’ requests are fulfilled within </w:t>
                </w:r>
                <w:r w:rsidDel="00000000" w:rsidR="00000000" w:rsidRPr="00000000">
                  <w:rPr>
                    <w:rFonts w:ascii="Calibri" w:cs="Calibri" w:eastAsia="Calibri" w:hAnsi="Calibri"/>
                    <w:b w:val="1"/>
                    <w:bCs w:val="1"/>
                    <w:sz w:val="18"/>
                    <w:szCs w:val="18"/>
                    <w:rtl w:val="0"/>
                  </w:rPr>
                  <w:t xml:space="preserve">1 day </w:t>
                </w:r>
                <w:r w:rsidDel="00000000" w:rsidR="00000000" w:rsidRPr="00000000">
                  <w:rPr>
                    <w:rFonts w:ascii="Calibri" w:cs="Calibri" w:eastAsia="Calibri" w:hAnsi="Calibri"/>
                    <w:sz w:val="18"/>
                    <w:szCs w:val="18"/>
                    <w:rtl w:val="0"/>
                  </w:rPr>
                  <w:t xml:space="preserve">after submission</w:t>
                </w:r>
              </w:p>
            </w:sdtContent>
          </w:sdt>
        </w:tc>
        <w:tc>
          <w:tcPr>
            <w:vMerge w:val="continue"/>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25">
            <w:pPr>
              <w:widowControl w:val="1"/>
              <w:jc w:val="center"/>
              <w:rPr>
                <w:rFonts w:ascii="Calibri" w:cs="Calibri" w:eastAsia="Calibri" w:hAnsi="Calibri"/>
                <w:b w:val="1"/>
                <w:bCs w:val="1"/>
                <w:color w:val="0000cc"/>
                <w:sz w:val="18"/>
                <w:szCs w:val="18"/>
              </w:rPr>
            </w:pPr>
            <w:r w:rsidDel="00000000" w:rsidR="00000000" w:rsidRPr="00000000">
              <w:rPr>
                <w:rFonts w:ascii="Calibri" w:cs="Calibri" w:eastAsia="Calibri" w:hAnsi="Calibri"/>
                <w:b w:val="1"/>
                <w:bCs w:val="1"/>
                <w:color w:val="681900"/>
                <w:sz w:val="18"/>
                <w:szCs w:val="18"/>
                <w:rtl w:val="0"/>
              </w:rPr>
              <w:t xml:space="preserve">Seeds inventory management </w:t>
            </w:r>
            <w:r w:rsidDel="00000000" w:rsidR="00000000" w:rsidRPr="00000000">
              <w:rPr>
                <w:rFonts w:ascii="Calibri" w:cs="Calibri" w:eastAsia="Calibri" w:hAnsi="Calibri"/>
                <w:b w:val="1"/>
                <w:bCs w:val="1"/>
                <w:color w:val="0000cc"/>
                <w:sz w:val="18"/>
                <w:szCs w:val="18"/>
                <w:rtl w:val="0"/>
              </w:rPr>
              <w:t xml:space="preserve">(SED)</w:t>
            </w:r>
          </w:p>
        </w:tc>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26">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Maintaining an updated SED tracker with available quantities and </w:t>
            </w:r>
            <w:r w:rsidDel="00000000" w:rsidR="00000000" w:rsidRPr="00000000">
              <w:rPr>
                <w:rFonts w:ascii="Calibri" w:cs="Calibri" w:eastAsia="Calibri" w:hAnsi="Calibri"/>
                <w:sz w:val="18"/>
                <w:szCs w:val="18"/>
                <w:rtl w:val="0"/>
              </w:rPr>
              <w:t xml:space="preserve">performing germination tests</w:t>
            </w:r>
            <w:r w:rsidDel="00000000" w:rsidR="00000000" w:rsidRPr="00000000">
              <w:rPr>
                <w:rFonts w:ascii="Calibri" w:cs="Calibri" w:eastAsia="Calibri" w:hAnsi="Calibri"/>
                <w:sz w:val="18"/>
                <w:szCs w:val="18"/>
                <w:rtl w:val="0"/>
              </w:rPr>
              <w:t xml:space="preserve"> and seed weight.</w:t>
            </w:r>
          </w:p>
        </w:tc>
        <w:tc>
          <w:tcPr>
            <w:vMerge w:val="restart"/>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27">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Providing information on the delivered product within </w:t>
            </w:r>
            <w:r w:rsidDel="00000000" w:rsidR="00000000" w:rsidRPr="00000000">
              <w:rPr>
                <w:rFonts w:ascii="Calibri" w:cs="Calibri" w:eastAsia="Calibri" w:hAnsi="Calibri"/>
                <w:b w:val="1"/>
                <w:bCs w:val="1"/>
                <w:sz w:val="18"/>
                <w:szCs w:val="18"/>
                <w:rtl w:val="0"/>
              </w:rPr>
              <w:t xml:space="preserve">12 hours </w:t>
            </w:r>
            <w:r w:rsidDel="00000000" w:rsidR="00000000" w:rsidRPr="00000000">
              <w:rPr>
                <w:rFonts w:ascii="Calibri" w:cs="Calibri" w:eastAsia="Calibri" w:hAnsi="Calibri"/>
                <w:sz w:val="18"/>
                <w:szCs w:val="18"/>
                <w:rtl w:val="0"/>
              </w:rPr>
              <w:t xml:space="preserve">after the Inventory team classification request </w:t>
            </w:r>
          </w:p>
        </w:tc>
        <w:tc>
          <w:tcPr>
            <w:tcBorders>
              <w:top w:color="000000" w:space="0" w:sz="4" w:val="dotted"/>
              <w:left w:color="000000" w:space="0" w:sz="4" w:val="dotted"/>
              <w:bottom w:color="000000" w:space="0" w:sz="4" w:val="dotted"/>
              <w:right w:color="000000" w:space="0" w:sz="4" w:val="dotted"/>
            </w:tcBorders>
            <w:shd w:fill="e9cfb9" w:val="clear"/>
            <w:vAlign w:val="center"/>
          </w:tcPr>
          <w:sdt>
            <w:sdtPr>
              <w:id w:val="1387193962"/>
              <w:tag w:val="goog_rdk_101"/>
            </w:sdtPr>
            <w:sdtContent>
              <w:p w:rsidR="00000000" w:rsidDel="00000000" w:rsidP="00000000" w:rsidRDefault="00000000" w:rsidRPr="00000000" w14:paraId="00000228">
                <w:pPr>
                  <w:widowControl w:val="1"/>
                  <w:rPr>
                    <w:ins w:author="James Ellison" w:id="33" w:date="2026-03-04T08:23:04Z"/>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 SED</w:t>
                </w:r>
                <w:r w:rsidDel="00000000" w:rsidR="00000000" w:rsidRPr="00000000">
                  <w:rPr>
                    <w:rFonts w:ascii="Calibri" w:cs="Calibri" w:eastAsia="Calibri" w:hAnsi="Calibri"/>
                    <w:sz w:val="18"/>
                    <w:szCs w:val="18"/>
                    <w:rtl w:val="0"/>
                  </w:rPr>
                  <w:t xml:space="preserve"> tracker is updated within </w:t>
                </w:r>
                <w:r w:rsidDel="00000000" w:rsidR="00000000" w:rsidRPr="00000000">
                  <w:rPr>
                    <w:rFonts w:ascii="Calibri" w:cs="Calibri" w:eastAsia="Calibri" w:hAnsi="Calibri"/>
                    <w:b w:val="1"/>
                    <w:bCs w:val="1"/>
                    <w:sz w:val="18"/>
                    <w:szCs w:val="18"/>
                    <w:rtl w:val="0"/>
                  </w:rPr>
                  <w:t xml:space="preserve">24 hours </w:t>
                </w:r>
                <w:r w:rsidDel="00000000" w:rsidR="00000000" w:rsidRPr="00000000">
                  <w:rPr>
                    <w:rFonts w:ascii="Calibri" w:cs="Calibri" w:eastAsia="Calibri" w:hAnsi="Calibri"/>
                    <w:sz w:val="18"/>
                    <w:szCs w:val="18"/>
                    <w:rtl w:val="0"/>
                  </w:rPr>
                  <w:t xml:space="preserve">after receiving a new item or a stock status change </w:t>
                </w:r>
                <w:sdt>
                  <w:sdtPr>
                    <w:id w:val="-423481138"/>
                    <w:tag w:val="goog_rdk_99"/>
                  </w:sdtPr>
                  <w:sdtContent>
                    <w:ins w:author="James Ellison" w:id="33" w:date="2026-03-04T08:23:04Z"/>
                    <w:sdt>
                      <w:sdtPr>
                        <w:id w:val="-1600128787"/>
                        <w:tag w:val="goog_rdk_100"/>
                      </w:sdtPr>
                      <w:sdtContent>
                        <w:commentRangeStart w:id="24"/>
                      </w:sdtContent>
                    </w:sdt>
                    <w:ins w:author="James Ellison" w:id="33" w:date="2026-03-04T08:23:04Z">
                      <w:r w:rsidDel="00000000" w:rsidR="00000000" w:rsidRPr="00000000">
                        <w:rPr>
                          <w:rtl w:val="0"/>
                        </w:rPr>
                      </w:r>
                    </w:ins>
                  </w:sdtContent>
                </w:sdt>
              </w:p>
            </w:sdtContent>
          </w:sdt>
          <w:sdt>
            <w:sdtPr>
              <w:id w:val="1767265159"/>
              <w:tag w:val="goog_rdk_106"/>
            </w:sdtPr>
            <w:sdtContent>
              <w:p w:rsidR="00000000" w:rsidDel="00000000" w:rsidP="00000000" w:rsidRDefault="00000000" w:rsidRPr="00000000" w14:paraId="00000229">
                <w:pPr>
                  <w:widowControl w:val="1"/>
                  <w:rPr>
                    <w:rFonts w:ascii="Calibri" w:cs="Calibri" w:eastAsia="Calibri" w:hAnsi="Calibri"/>
                    <w:sz w:val="18"/>
                    <w:szCs w:val="18"/>
                  </w:rPr>
                  <w:pPrChange w:author="James Ellison" w:id="0" w:date="2026-03-12T14:41:44Z">
                    <w:pPr>
                      <w:widowControl w:val="1"/>
                      <w:jc w:val="center"/>
                    </w:pPr>
                  </w:pPrChange>
                </w:pPr>
                <w:sdt>
                  <w:sdtPr>
                    <w:id w:val="744961829"/>
                    <w:tag w:val="goog_rdk_102"/>
                  </w:sdtPr>
                  <w:sdtContent>
                    <w:ins w:author="James Ellison" w:id="33" w:date="2026-03-04T08:23:04Z">
                      <w:r w:rsidDel="00000000" w:rsidR="00000000" w:rsidRPr="00000000">
                        <w:rPr>
                          <w:rFonts w:ascii="Calibri" w:cs="Calibri" w:eastAsia="Calibri" w:hAnsi="Calibri"/>
                          <w:sz w:val="18"/>
                          <w:szCs w:val="18"/>
                          <w:rtl w:val="0"/>
                        </w:rPr>
                        <w:t xml:space="preserve">- submission of seed samples (excluding </w:t>
                      </w:r>
                    </w:ins>
                    <w:sdt>
                      <w:sdtPr>
                        <w:id w:val="-299922800"/>
                        <w:tag w:val="goog_rdk_103"/>
                      </w:sdtPr>
                      <w:sdtContent>
                        <w:commentRangeStart w:id="24"/>
                      </w:sdtContent>
                    </w:sdt>
                    <w:ins w:author="James Ellison" w:id="33" w:date="2026-03-04T08:23:04Z">
                      <w:commentRangeEnd w:id="24"/>
                      <w:r w:rsidDel="00000000" w:rsidR="00000000" w:rsidRPr="00000000">
                        <w:commentReference w:id="24"/>
                      </w:r>
                      <w:sdt>
                        <w:sdtPr>
                          <w:id w:val="-354288830"/>
                          <w:tag w:val="goog_rdk_104"/>
                        </w:sdtPr>
                        <w:sdtContent>
                          <w:r w:rsidDel="00000000" w:rsidR="00000000" w:rsidRPr="00000000">
                            <w:rPr>
                              <w:rFonts w:ascii="Calibri" w:cs="Calibri" w:eastAsia="Calibri" w:hAnsi="Calibri"/>
                              <w:sz w:val="18"/>
                              <w:szCs w:val="18"/>
                              <w:rtl w:val="0"/>
                              <w:rPrChange w:author="James Ellison" w:id="34" w:date="2026-03-04T08:23:04Z">
                                <w:rPr>
                                  <w:rFonts w:ascii="Calibri" w:cs="Calibri" w:eastAsia="Calibri" w:hAnsi="Calibri"/>
                                  <w:sz w:val="18"/>
                                  <w:szCs w:val="18"/>
                                </w:rPr>
                              </w:rPrChange>
                            </w:rPr>
                            <w:t xml:space="preserve">newly</w:t>
                          </w:r>
                        </w:sdtContent>
                      </w:sdt>
                      <w:r w:rsidDel="00000000" w:rsidR="00000000" w:rsidRPr="00000000">
                        <w:rPr>
                          <w:rFonts w:ascii="Calibri" w:cs="Calibri" w:eastAsia="Calibri" w:hAnsi="Calibri"/>
                          <w:sz w:val="18"/>
                          <w:szCs w:val="18"/>
                          <w:rtl w:val="0"/>
                        </w:rPr>
                        <w:t xml:space="preserve"> imported seed) to Seed Team for germination tests by __ for A season and ___ for B season (target is to </w:t>
                      </w:r>
                      <w:sdt>
                        <w:sdtPr>
                          <w:id w:val="-490595541"/>
                          <w:tag w:val="goog_rdk_105"/>
                        </w:sdtPr>
                        <w:sdtContent>
                          <w:r w:rsidDel="00000000" w:rsidR="00000000" w:rsidRPr="00000000">
                            <w:rPr>
                              <w:rFonts w:ascii="Calibri" w:cs="Calibri" w:eastAsia="Calibri" w:hAnsi="Calibri"/>
                              <w:sz w:val="18"/>
                              <w:szCs w:val="18"/>
                              <w:rtl w:val="0"/>
                              <w:rPrChange w:author="James Ellison" w:id="34" w:date="2026-03-04T08:23:04Z">
                                <w:rPr>
                                  <w:rFonts w:ascii="Calibri" w:cs="Calibri" w:eastAsia="Calibri" w:hAnsi="Calibri"/>
                                  <w:sz w:val="18"/>
                                  <w:szCs w:val="18"/>
                                </w:rPr>
                              </w:rPrChange>
                            </w:rPr>
                            <w:t xml:space="preserve">initiate</w:t>
                          </w:r>
                        </w:sdtContent>
                      </w:sdt>
                      <w:r w:rsidDel="00000000" w:rsidR="00000000" w:rsidRPr="00000000">
                        <w:rPr>
                          <w:rFonts w:ascii="Calibri" w:cs="Calibri" w:eastAsia="Calibri" w:hAnsi="Calibri"/>
                          <w:sz w:val="18"/>
                          <w:szCs w:val="18"/>
                          <w:rtl w:val="0"/>
                        </w:rPr>
                        <w:t xml:space="preserve"> tests 8 weeks before data is needed).</w:t>
                      </w:r>
                    </w:ins>
                  </w:sdtContent>
                </w:sdt>
                <w:r w:rsidDel="00000000" w:rsidR="00000000" w:rsidRPr="00000000">
                  <w:rPr>
                    <w:rtl w:val="0"/>
                  </w:rPr>
                </w:r>
              </w:p>
            </w:sdtContent>
          </w:sdt>
        </w:tc>
        <w:tc>
          <w:tcPr>
            <w:vMerge w:val="restart"/>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2A">
            <w:pPr>
              <w:widowControl w:val="1"/>
              <w:jc w:val="center"/>
              <w:rPr>
                <w:rFonts w:ascii="Calibri" w:cs="Calibri" w:eastAsia="Calibri" w:hAnsi="Calibri"/>
                <w:b w:val="1"/>
                <w:bCs w:val="1"/>
                <w:color w:val="681900"/>
                <w:sz w:val="18"/>
                <w:szCs w:val="18"/>
              </w:rPr>
            </w:pPr>
            <w:r w:rsidDel="00000000" w:rsidR="00000000" w:rsidRPr="00000000">
              <w:rPr>
                <w:rFonts w:ascii="Calibri" w:cs="Calibri" w:eastAsia="Calibri" w:hAnsi="Calibri"/>
                <w:b w:val="1"/>
                <w:bCs w:val="1"/>
                <w:color w:val="681900"/>
                <w:sz w:val="18"/>
                <w:szCs w:val="18"/>
                <w:rtl w:val="0"/>
              </w:rPr>
              <w:t xml:space="preserve">Trackers are updated with the information that the Inventory team can find</w:t>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2B">
            <w:pPr>
              <w:widowControl w:val="1"/>
              <w:jc w:val="center"/>
              <w:rPr>
                <w:rFonts w:ascii="Calibri" w:cs="Calibri" w:eastAsia="Calibri" w:hAnsi="Calibri"/>
                <w:b w:val="1"/>
                <w:bCs w:val="1"/>
                <w:color w:val="681900"/>
                <w:sz w:val="18"/>
                <w:szCs w:val="18"/>
              </w:rPr>
            </w:pPr>
            <w:r w:rsidDel="00000000" w:rsidR="00000000" w:rsidRPr="00000000">
              <w:rPr>
                <w:rFonts w:ascii="Calibri" w:cs="Calibri" w:eastAsia="Calibri" w:hAnsi="Calibri"/>
                <w:b w:val="1"/>
                <w:bCs w:val="1"/>
                <w:color w:val="681900"/>
                <w:sz w:val="18"/>
                <w:szCs w:val="18"/>
                <w:rtl w:val="0"/>
              </w:rPr>
              <w:t xml:space="preserve">Materials receiving</w:t>
            </w:r>
          </w:p>
        </w:tc>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2C">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Acknowledging orders receipt at the WH =&gt; Weight, count, inspect quality, update appropriate trackers with maximum details</w:t>
            </w:r>
          </w:p>
        </w:tc>
        <w:tc>
          <w:tcPr>
            <w:vMerge w:val="continue"/>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e9cfb9" w:val="clear"/>
            <w:vAlign w:val="center"/>
          </w:tcPr>
          <w:sdt>
            <w:sdtPr>
              <w:id w:val="-945378139"/>
              <w:tag w:val="goog_rdk_107"/>
            </w:sdtPr>
            <w:sdtContent>
              <w:p w:rsidR="00000000" w:rsidDel="00000000" w:rsidP="00000000" w:rsidRDefault="00000000" w:rsidRPr="00000000" w14:paraId="0000022E">
                <w:pPr>
                  <w:widowControl w:val="1"/>
                  <w:rPr>
                    <w:rFonts w:ascii="Calibri" w:cs="Calibri" w:eastAsia="Calibri" w:hAnsi="Calibri"/>
                    <w:b w:val="1"/>
                    <w:bCs w:val="1"/>
                    <w:sz w:val="18"/>
                    <w:szCs w:val="18"/>
                  </w:rPr>
                  <w:pPrChange w:author="James Ellison" w:id="0" w:date="2026-03-12T14:41:58Z">
                    <w:pPr>
                      <w:widowControl w:val="1"/>
                      <w:jc w:val="center"/>
                    </w:pPr>
                  </w:pPrChange>
                </w:pPr>
                <w:r w:rsidDel="00000000" w:rsidR="00000000" w:rsidRPr="00000000">
                  <w:rPr>
                    <w:rFonts w:ascii="Calibri" w:cs="Calibri" w:eastAsia="Calibri" w:hAnsi="Calibri"/>
                    <w:sz w:val="18"/>
                    <w:szCs w:val="18"/>
                    <w:rtl w:val="0"/>
                  </w:rPr>
                  <w:t xml:space="preserve">The respective tracker is updated within </w:t>
                </w:r>
                <w:r w:rsidDel="00000000" w:rsidR="00000000" w:rsidRPr="00000000">
                  <w:rPr>
                    <w:rFonts w:ascii="Calibri" w:cs="Calibri" w:eastAsia="Calibri" w:hAnsi="Calibri"/>
                    <w:b w:val="1"/>
                    <w:bCs w:val="1"/>
                    <w:sz w:val="18"/>
                    <w:szCs w:val="18"/>
                    <w:rtl w:val="0"/>
                  </w:rPr>
                  <w:t xml:space="preserve">24 hours</w:t>
                </w:r>
              </w:p>
            </w:sdtContent>
          </w:sdt>
        </w:tc>
        <w:tc>
          <w:tcPr>
            <w:vMerge w:val="continue"/>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r>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30">
            <w:pPr>
              <w:widowControl w:val="1"/>
              <w:jc w:val="center"/>
              <w:rPr>
                <w:rFonts w:ascii="Calibri" w:cs="Calibri" w:eastAsia="Calibri" w:hAnsi="Calibri"/>
                <w:b w:val="1"/>
                <w:bCs w:val="1"/>
                <w:color w:val="681900"/>
                <w:sz w:val="18"/>
                <w:szCs w:val="18"/>
              </w:rPr>
            </w:pPr>
            <w:r w:rsidDel="00000000" w:rsidR="00000000" w:rsidRPr="00000000">
              <w:rPr>
                <w:rFonts w:ascii="Calibri" w:cs="Calibri" w:eastAsia="Calibri" w:hAnsi="Calibri"/>
                <w:b w:val="1"/>
                <w:bCs w:val="1"/>
                <w:color w:val="681900"/>
                <w:sz w:val="18"/>
                <w:szCs w:val="18"/>
                <w:rtl w:val="0"/>
              </w:rPr>
              <w:t xml:space="preserve">Inventories auditing</w:t>
            </w:r>
          </w:p>
        </w:tc>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31">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Annual verification of all materials across all inventories and bringing the report (error frequency, materials lost, materials disposed) to the bi-weekly meeting</w:t>
            </w:r>
          </w:p>
        </w:tc>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32">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NA</w:t>
            </w:r>
          </w:p>
        </w:tc>
        <w:tc>
          <w:tcPr>
            <w:tcBorders>
              <w:top w:color="000000" w:space="0" w:sz="4" w:val="dotted"/>
              <w:left w:color="000000" w:space="0" w:sz="4" w:val="dotted"/>
              <w:bottom w:color="000000" w:space="0" w:sz="4" w:val="dotted"/>
              <w:right w:color="000000" w:space="0" w:sz="4" w:val="dotted"/>
            </w:tcBorders>
            <w:shd w:fill="e9cfb9" w:val="clear"/>
            <w:vAlign w:val="center"/>
          </w:tcPr>
          <w:sdt>
            <w:sdtPr>
              <w:id w:val="-1555846365"/>
              <w:tag w:val="goog_rdk_109"/>
            </w:sdtPr>
            <w:sdtContent>
              <w:p w:rsidR="00000000" w:rsidDel="00000000" w:rsidP="00000000" w:rsidRDefault="00000000" w:rsidRPr="00000000" w14:paraId="00000233">
                <w:pPr>
                  <w:widowControl w:val="1"/>
                  <w:rPr>
                    <w:rFonts w:ascii="Calibri" w:cs="Calibri" w:eastAsia="Calibri" w:hAnsi="Calibri"/>
                    <w:sz w:val="18"/>
                    <w:szCs w:val="18"/>
                  </w:rPr>
                  <w:pPrChange w:author="James Ellison" w:id="0" w:date="2026-03-12T14:41:58Z">
                    <w:pPr>
                      <w:widowControl w:val="1"/>
                      <w:jc w:val="center"/>
                    </w:pPr>
                  </w:pPrChange>
                </w:pPr>
                <w:r w:rsidDel="00000000" w:rsidR="00000000" w:rsidRPr="00000000">
                  <w:rPr>
                    <w:rFonts w:ascii="Calibri" w:cs="Calibri" w:eastAsia="Calibri" w:hAnsi="Calibri"/>
                    <w:sz w:val="18"/>
                    <w:szCs w:val="18"/>
                    <w:rtl w:val="0"/>
                  </w:rPr>
                  <w:t xml:space="preserve">Annual inventory auditing is done at </w:t>
                </w:r>
                <w:sdt>
                  <w:sdtPr>
                    <w:id w:val="881498025"/>
                    <w:tag w:val="goog_rdk_108"/>
                  </w:sdtPr>
                  <w:sdtContent>
                    <w:r w:rsidDel="00000000" w:rsidR="00000000" w:rsidRPr="00000000">
                      <w:rPr>
                        <w:rFonts w:ascii="Calibri" w:cs="Calibri" w:eastAsia="Calibri" w:hAnsi="Calibri"/>
                        <w:b w:val="1"/>
                        <w:bCs w:val="1"/>
                        <w:color w:val="ff0000"/>
                        <w:sz w:val="18"/>
                        <w:szCs w:val="18"/>
                        <w:rtl w:val="0"/>
                        <w:rPrChange w:author="James Ellison" w:id="37" w:date="2026-03-12T14:42:49Z">
                          <w:rPr>
                            <w:rFonts w:ascii="Calibri" w:cs="Calibri" w:eastAsia="Calibri" w:hAnsi="Calibri"/>
                            <w:b w:val="1"/>
                            <w:bCs w:val="1"/>
                            <w:sz w:val="18"/>
                            <w:szCs w:val="18"/>
                          </w:rPr>
                        </w:rPrChange>
                      </w:rPr>
                      <w:t xml:space="preserve">[month, date]</w:t>
                    </w:r>
                  </w:sdtContent>
                </w:sdt>
                <w:r w:rsidDel="00000000" w:rsidR="00000000" w:rsidRPr="00000000">
                  <w:rPr>
                    <w:rFonts w:ascii="Calibri" w:cs="Calibri" w:eastAsia="Calibri" w:hAnsi="Calibri"/>
                    <w:b w:val="1"/>
                    <w:bCs w:val="1"/>
                    <w:sz w:val="18"/>
                    <w:szCs w:val="18"/>
                    <w:rtl w:val="0"/>
                  </w:rPr>
                  <w:t xml:space="preserve">, </w:t>
                </w:r>
                <w:r w:rsidDel="00000000" w:rsidR="00000000" w:rsidRPr="00000000">
                  <w:rPr>
                    <w:rFonts w:ascii="Calibri" w:cs="Calibri" w:eastAsia="Calibri" w:hAnsi="Calibri"/>
                    <w:sz w:val="18"/>
                    <w:szCs w:val="18"/>
                    <w:rtl w:val="0"/>
                  </w:rPr>
                  <w:t xml:space="preserve">and the report is shared with INN within </w:t>
                </w:r>
                <w:r w:rsidDel="00000000" w:rsidR="00000000" w:rsidRPr="00000000">
                  <w:rPr>
                    <w:rFonts w:ascii="Calibri" w:cs="Calibri" w:eastAsia="Calibri" w:hAnsi="Calibri"/>
                    <w:b w:val="1"/>
                    <w:bCs w:val="1"/>
                    <w:sz w:val="18"/>
                    <w:szCs w:val="18"/>
                    <w:rtl w:val="0"/>
                  </w:rPr>
                  <w:t xml:space="preserve">2 weeks</w:t>
                </w:r>
                <w:r w:rsidDel="00000000" w:rsidR="00000000" w:rsidRPr="00000000">
                  <w:rPr>
                    <w:rFonts w:ascii="Calibri" w:cs="Calibri" w:eastAsia="Calibri" w:hAnsi="Calibri"/>
                    <w:sz w:val="18"/>
                    <w:szCs w:val="18"/>
                    <w:rtl w:val="0"/>
                  </w:rPr>
                  <w:t xml:space="preserve"> after the audit </w:t>
                </w:r>
              </w:p>
            </w:sdtContent>
          </w:sdt>
        </w:tc>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34">
            <w:pPr>
              <w:widowControl w:val="1"/>
              <w:jc w:val="center"/>
              <w:rPr>
                <w:rFonts w:ascii="Calibri" w:cs="Calibri" w:eastAsia="Calibri" w:hAnsi="Calibri"/>
                <w:b w:val="1"/>
                <w:bCs w:val="1"/>
                <w:color w:val="681900"/>
                <w:sz w:val="18"/>
                <w:szCs w:val="18"/>
              </w:rPr>
            </w:pPr>
            <w:r w:rsidDel="00000000" w:rsidR="00000000" w:rsidRPr="00000000">
              <w:rPr>
                <w:rFonts w:ascii="Calibri" w:cs="Calibri" w:eastAsia="Calibri" w:hAnsi="Calibri"/>
                <w:b w:val="1"/>
                <w:bCs w:val="1"/>
                <w:color w:val="681900"/>
                <w:sz w:val="18"/>
                <w:szCs w:val="18"/>
                <w:rtl w:val="0"/>
              </w:rPr>
              <w:t xml:space="preserve">NA</w:t>
            </w:r>
          </w:p>
        </w:tc>
      </w:tr>
    </w:tbl>
    <w:p w:rsidR="00000000" w:rsidDel="00000000" w:rsidP="00000000" w:rsidRDefault="00000000" w:rsidRPr="00000000" w14:paraId="00000235">
      <w:pPr>
        <w:spacing w:after="240" w:before="240" w:line="275"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Service 2: Input sourcing and packaging</w:t>
      </w:r>
    </w:p>
    <w:p w:rsidR="00000000" w:rsidDel="00000000" w:rsidP="00000000" w:rsidRDefault="00000000" w:rsidRPr="00000000" w14:paraId="00000236">
      <w:pPr>
        <w:spacing w:after="240" w:before="240" w:line="273"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Client: Trial Owners</w:t>
      </w:r>
    </w:p>
    <w:sdt>
      <w:sdtPr>
        <w:lock w:val="contentLocked"/>
        <w:id w:val="704655679"/>
        <w:tag w:val="goog_rdk_112"/>
      </w:sdtPr>
      <w:sdtContent>
        <w:tbl>
          <w:tblPr>
            <w:tblStyle w:val="Table13"/>
            <w:tblW w:w="11115.0" w:type="dxa"/>
            <w:jc w:val="left"/>
            <w:tblLayout w:type="fixed"/>
            <w:tblLook w:val="0400"/>
          </w:tblPr>
          <w:tblGrid>
            <w:gridCol w:w="1638"/>
            <w:gridCol w:w="2907"/>
            <w:gridCol w:w="2400"/>
            <w:gridCol w:w="2145"/>
            <w:gridCol w:w="2025"/>
            <w:tblGridChange w:id="0">
              <w:tblGrid>
                <w:gridCol w:w="1638"/>
                <w:gridCol w:w="2907"/>
                <w:gridCol w:w="2400"/>
                <w:gridCol w:w="2145"/>
                <w:gridCol w:w="2025"/>
              </w:tblGrid>
            </w:tblGridChange>
          </w:tblGrid>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237">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Task</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238">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Expectation</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239">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Client’s responsibilities</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23A">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Highest level of service</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23B">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Level of service if requirements are not fully met</w:t>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3C">
                <w:pPr>
                  <w:widowControl w:val="1"/>
                  <w:jc w:val="center"/>
                  <w:rPr>
                    <w:rFonts w:ascii="Calibri" w:cs="Calibri" w:eastAsia="Calibri" w:hAnsi="Calibri"/>
                    <w:b w:val="1"/>
                    <w:bCs w:val="1"/>
                    <w:color w:val="3e003e"/>
                    <w:sz w:val="18"/>
                    <w:szCs w:val="18"/>
                  </w:rPr>
                </w:pPr>
                <w:r w:rsidDel="00000000" w:rsidR="00000000" w:rsidRPr="00000000">
                  <w:rPr>
                    <w:rFonts w:ascii="Calibri" w:cs="Calibri" w:eastAsia="Calibri" w:hAnsi="Calibri"/>
                    <w:b w:val="1"/>
                    <w:bCs w:val="1"/>
                    <w:color w:val="3e003e"/>
                    <w:sz w:val="18"/>
                    <w:szCs w:val="18"/>
                    <w:rtl w:val="0"/>
                  </w:rPr>
                  <w:t xml:space="preserve">Sourcing seasonal trial inputs from </w:t>
                </w:r>
                <w:sdt>
                  <w:sdtPr>
                    <w:id w:val="632555298"/>
                    <w:tag w:val="goog_rdk_110"/>
                  </w:sdtPr>
                  <w:sdtContent>
                    <w:ins w:author="James Ellison" w:id="38" w:date="2026-03-12T14:43:13Z">
                      <w:r w:rsidDel="00000000" w:rsidR="00000000" w:rsidRPr="00000000">
                        <w:rPr>
                          <w:rFonts w:ascii="Calibri" w:cs="Calibri" w:eastAsia="Calibri" w:hAnsi="Calibri"/>
                          <w:b w:val="1"/>
                          <w:bCs w:val="1"/>
                          <w:color w:val="3e003e"/>
                          <w:sz w:val="18"/>
                          <w:szCs w:val="18"/>
                          <w:rtl w:val="0"/>
                        </w:rPr>
                        <w:t xml:space="preserve">L</w:t>
                      </w:r>
                    </w:ins>
                  </w:sdtContent>
                </w:sdt>
                <w:sdt>
                  <w:sdtPr>
                    <w:id w:val="545204730"/>
                    <w:tag w:val="goog_rdk_111"/>
                  </w:sdtPr>
                  <w:sdtContent>
                    <w:del w:author="James Ellison" w:id="38" w:date="2026-03-12T14:43:13Z">
                      <w:r w:rsidDel="00000000" w:rsidR="00000000" w:rsidRPr="00000000">
                        <w:rPr>
                          <w:rFonts w:ascii="Calibri" w:cs="Calibri" w:eastAsia="Calibri" w:hAnsi="Calibri"/>
                          <w:b w:val="1"/>
                          <w:bCs w:val="1"/>
                          <w:color w:val="3e003e"/>
                          <w:sz w:val="18"/>
                          <w:szCs w:val="18"/>
                          <w:rtl w:val="0"/>
                        </w:rPr>
                        <w:delText xml:space="preserve">l</w:delText>
                      </w:r>
                    </w:del>
                  </w:sdtContent>
                </w:sdt>
                <w:r w:rsidDel="00000000" w:rsidR="00000000" w:rsidRPr="00000000">
                  <w:rPr>
                    <w:rFonts w:ascii="Calibri" w:cs="Calibri" w:eastAsia="Calibri" w:hAnsi="Calibri"/>
                    <w:b w:val="1"/>
                    <w:bCs w:val="1"/>
                    <w:color w:val="3e003e"/>
                    <w:sz w:val="18"/>
                    <w:szCs w:val="18"/>
                    <w:rtl w:val="0"/>
                  </w:rPr>
                  <w:t xml:space="preserve">ogistics</w:t>
                </w:r>
              </w:p>
            </w:tc>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3D">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Ordering fertilizers and seed varieties available in the LOG Warehouses</w:t>
                </w:r>
              </w:p>
            </w:tc>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3E">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Completing the input calculation by </w:t>
                </w:r>
              </w:p>
            </w:tc>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3F">
                <w:pPr>
                  <w:widowControl w:val="1"/>
                  <w:jc w:val="center"/>
                  <w:rPr>
                    <w:rFonts w:ascii="Calibri" w:cs="Calibri" w:eastAsia="Calibri" w:hAnsi="Calibri"/>
                    <w:b w:val="1"/>
                    <w:bCs w:val="1"/>
                    <w:color w:val="3e003e"/>
                    <w:sz w:val="18"/>
                    <w:szCs w:val="18"/>
                  </w:rPr>
                </w:pPr>
                <w:r w:rsidDel="00000000" w:rsidR="00000000" w:rsidRPr="00000000">
                  <w:rPr>
                    <w:rFonts w:ascii="Calibri" w:cs="Calibri" w:eastAsia="Calibri" w:hAnsi="Calibri"/>
                    <w:b w:val="1"/>
                    <w:bCs w:val="1"/>
                    <w:color w:val="3e003e"/>
                    <w:sz w:val="18"/>
                    <w:szCs w:val="18"/>
                    <w:rtl w:val="0"/>
                  </w:rPr>
                  <w:t xml:space="preserve">Inputs are delivered 2 weeks after inputs calculation</w:t>
                </w:r>
              </w:p>
            </w:tc>
            <w:tc>
              <w:tcPr>
                <w:vMerge w:val="restart"/>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40">
                <w:pPr>
                  <w:widowControl w:val="1"/>
                  <w:jc w:val="center"/>
                  <w:rPr>
                    <w:rFonts w:ascii="Calibri" w:cs="Calibri" w:eastAsia="Calibri" w:hAnsi="Calibri"/>
                    <w:b w:val="1"/>
                    <w:bCs w:val="1"/>
                    <w:color w:val="3e003e"/>
                    <w:sz w:val="18"/>
                    <w:szCs w:val="18"/>
                  </w:rPr>
                </w:pPr>
                <w:r w:rsidDel="00000000" w:rsidR="00000000" w:rsidRPr="00000000">
                  <w:rPr>
                    <w:rFonts w:ascii="Calibri" w:cs="Calibri" w:eastAsia="Calibri" w:hAnsi="Calibri"/>
                    <w:b w:val="1"/>
                    <w:bCs w:val="1"/>
                    <w:color w:val="3e003e"/>
                    <w:sz w:val="18"/>
                    <w:szCs w:val="18"/>
                    <w:rtl w:val="0"/>
                  </w:rPr>
                  <w:t xml:space="preserve">No service (?)</w:t>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41">
                <w:pPr>
                  <w:widowControl w:val="1"/>
                  <w:jc w:val="center"/>
                  <w:rPr>
                    <w:rFonts w:ascii="Calibri" w:cs="Calibri" w:eastAsia="Calibri" w:hAnsi="Calibri"/>
                    <w:b w:val="1"/>
                    <w:bCs w:val="1"/>
                    <w:color w:val="3e003e"/>
                    <w:sz w:val="18"/>
                    <w:szCs w:val="18"/>
                  </w:rPr>
                </w:pPr>
                <w:r w:rsidDel="00000000" w:rsidR="00000000" w:rsidRPr="00000000">
                  <w:rPr>
                    <w:rFonts w:ascii="Calibri" w:cs="Calibri" w:eastAsia="Calibri" w:hAnsi="Calibri"/>
                    <w:b w:val="1"/>
                    <w:bCs w:val="1"/>
                    <w:color w:val="3e003e"/>
                    <w:sz w:val="18"/>
                    <w:szCs w:val="18"/>
                    <w:rtl w:val="0"/>
                  </w:rPr>
                  <w:t xml:space="preserve">Inputs packaging </w:t>
                </w:r>
              </w:p>
            </w:tc>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42">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Packaged type and quantity per experimental unit, farmer, and trial site are accurate</w:t>
                </w:r>
              </w:p>
            </w:tc>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43">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Packaging instructions are provided to the Inventory team </w:t>
                </w:r>
                <w:r w:rsidDel="00000000" w:rsidR="00000000" w:rsidRPr="00000000">
                  <w:rPr>
                    <w:rFonts w:ascii="Calibri" w:cs="Calibri" w:eastAsia="Calibri" w:hAnsi="Calibri"/>
                    <w:b w:val="1"/>
                    <w:bCs w:val="1"/>
                    <w:sz w:val="18"/>
                    <w:szCs w:val="18"/>
                    <w:rtl w:val="0"/>
                  </w:rPr>
                  <w:t xml:space="preserve">1 week</w:t>
                </w:r>
                <w:r w:rsidDel="00000000" w:rsidR="00000000" w:rsidRPr="00000000">
                  <w:rPr>
                    <w:rFonts w:ascii="Calibri" w:cs="Calibri" w:eastAsia="Calibri" w:hAnsi="Calibri"/>
                    <w:sz w:val="18"/>
                    <w:szCs w:val="18"/>
                    <w:rtl w:val="0"/>
                  </w:rPr>
                  <w:t xml:space="preserve"> before the planned packaging date.</w:t>
                </w:r>
              </w:p>
            </w:tc>
            <w:tc>
              <w:tcPr>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44">
                <w:pPr>
                  <w:widowControl w:val="1"/>
                  <w:jc w:val="center"/>
                  <w:rPr>
                    <w:rFonts w:ascii="Calibri" w:cs="Calibri" w:eastAsia="Calibri" w:hAnsi="Calibri"/>
                    <w:b w:val="1"/>
                    <w:bCs w:val="1"/>
                    <w:color w:val="3e003e"/>
                    <w:sz w:val="18"/>
                    <w:szCs w:val="18"/>
                  </w:rPr>
                </w:pPr>
                <w:r w:rsidDel="00000000" w:rsidR="00000000" w:rsidRPr="00000000">
                  <w:rPr>
                    <w:rFonts w:ascii="Calibri" w:cs="Calibri" w:eastAsia="Calibri" w:hAnsi="Calibri"/>
                    <w:b w:val="1"/>
                    <w:bCs w:val="1"/>
                    <w:color w:val="3e003e"/>
                    <w:sz w:val="18"/>
                    <w:szCs w:val="18"/>
                    <w:rtl w:val="0"/>
                  </w:rPr>
                  <w:t xml:space="preserve">100% of inputs packaged according to the instructions</w:t>
                </w:r>
              </w:p>
            </w:tc>
            <w:tc>
              <w:tcPr>
                <w:vMerge w:val="continue"/>
                <w:tcBorders>
                  <w:top w:color="000000" w:space="0" w:sz="4" w:val="dotted"/>
                  <w:left w:color="000000" w:space="0" w:sz="4" w:val="dotted"/>
                  <w:bottom w:color="000000" w:space="0" w:sz="4" w:val="dotted"/>
                  <w:right w:color="000000" w:space="0" w:sz="4" w:val="dotted"/>
                </w:tcBorders>
                <w:shd w:fill="e9cfb9" w:val="clea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e003e"/>
                    <w:sz w:val="18"/>
                    <w:szCs w:val="18"/>
                  </w:rPr>
                </w:pPr>
                <w:r w:rsidDel="00000000" w:rsidR="00000000" w:rsidRPr="00000000">
                  <w:rPr>
                    <w:rtl w:val="0"/>
                  </w:rPr>
                </w:r>
              </w:p>
            </w:tc>
          </w:tr>
        </w:tbl>
      </w:sdtContent>
    </w:sdt>
    <w:p w:rsidR="00000000" w:rsidDel="00000000" w:rsidP="00000000" w:rsidRDefault="00000000" w:rsidRPr="00000000" w14:paraId="00000246">
      <w:pPr>
        <w:pStyle w:val="Heading5"/>
        <w:spacing w:before="240" w:line="275" w:lineRule="auto"/>
        <w:jc w:val="both"/>
        <w:rPr>
          <w:rFonts w:ascii="Calibri" w:cs="Calibri" w:eastAsia="Calibri" w:hAnsi="Calibri"/>
          <w:sz w:val="24"/>
          <w:szCs w:val="24"/>
        </w:rPr>
      </w:pPr>
      <w:bookmarkStart w:colFirst="0" w:colLast="0" w:name="_heading=h.xlvtt1xw4rv0" w:id="13"/>
      <w:bookmarkEnd w:id="13"/>
      <w:r w:rsidDel="00000000" w:rsidR="00000000" w:rsidRPr="00000000">
        <w:rPr>
          <w:rFonts w:ascii="Calibri" w:cs="Calibri" w:eastAsia="Calibri" w:hAnsi="Calibri"/>
          <w:sz w:val="24"/>
          <w:szCs w:val="24"/>
          <w:rtl w:val="0"/>
        </w:rPr>
        <w:t xml:space="preserve">5.</w:t>
      </w:r>
      <w:r w:rsidDel="00000000" w:rsidR="00000000" w:rsidRPr="00000000">
        <w:rPr>
          <w:rFonts w:ascii="Calibri" w:cs="Calibri" w:eastAsia="Calibri" w:hAnsi="Calibri"/>
          <w:sz w:val="24"/>
          <w:szCs w:val="24"/>
          <w:rtl w:val="0"/>
        </w:rPr>
        <w:t xml:space="preserve">4. Laboratory team services</w:t>
      </w:r>
    </w:p>
    <w:p w:rsidR="00000000" w:rsidDel="00000000" w:rsidP="00000000" w:rsidRDefault="00000000" w:rsidRPr="00000000" w14:paraId="00000247">
      <w:pPr>
        <w:spacing w:after="240" w:before="240" w:line="275"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Service: </w:t>
      </w:r>
      <w:sdt>
        <w:sdtPr>
          <w:id w:val="1233426388"/>
          <w:tag w:val="goog_rdk_113"/>
        </w:sdtPr>
        <w:sdtContent>
          <w:ins w:author="James Ellison" w:id="39" w:date="2026-03-10T07:59:39Z">
            <w:r w:rsidDel="00000000" w:rsidR="00000000" w:rsidRPr="00000000">
              <w:rPr>
                <w:rFonts w:ascii="Calibri" w:cs="Calibri" w:eastAsia="Calibri" w:hAnsi="Calibri"/>
                <w:b w:val="1"/>
                <w:bCs w:val="1"/>
                <w:color w:val="1b1c1d"/>
                <w:rtl w:val="0"/>
              </w:rPr>
              <w:t xml:space="preserve">Samples handling &amp; analysis and other </w:t>
            </w:r>
          </w:ins>
          <w:sdt>
            <w:sdtPr>
              <w:id w:val="-21736474"/>
              <w:tag w:val="goog_rdk_114"/>
            </w:sdtPr>
            <w:sdtContent>
              <w:ins w:author="James Ellison" w:id="39" w:date="2026-03-10T07:59:39Z">
                <w:r w:rsidDel="00000000" w:rsidR="00000000" w:rsidRPr="00000000">
                  <w:rPr>
                    <w:rFonts w:ascii="Calibri" w:cs="Calibri" w:eastAsia="Calibri" w:hAnsi="Calibri"/>
                    <w:b w:val="1"/>
                    <w:bCs w:val="1"/>
                    <w:color w:val="1b1c1d"/>
                    <w:rtl w:val="0"/>
                    <w:rPrChange w:author="James Ellison" w:id="40" w:date="2026-03-10T07:59:39Z">
                      <w:rPr>
                        <w:rFonts w:ascii="Calibri" w:cs="Calibri" w:eastAsia="Calibri" w:hAnsi="Calibri"/>
                        <w:b w:val="1"/>
                        <w:bCs w:val="1"/>
                        <w:color w:val="1b1c1d"/>
                      </w:rPr>
                    </w:rPrChange>
                  </w:rPr>
                  <w:t xml:space="preserve">experimental</w:t>
                </w:r>
              </w:ins>
            </w:sdtContent>
          </w:sdt>
          <w:ins w:author="James Ellison" w:id="39" w:date="2026-03-10T07:59:39Z">
            <w:r w:rsidDel="00000000" w:rsidR="00000000" w:rsidRPr="00000000">
              <w:rPr>
                <w:rFonts w:ascii="Calibri" w:cs="Calibri" w:eastAsia="Calibri" w:hAnsi="Calibri"/>
                <w:b w:val="1"/>
                <w:bCs w:val="1"/>
                <w:color w:val="1b1c1d"/>
                <w:rtl w:val="0"/>
              </w:rPr>
              <w:t xml:space="preserve"> procedures</w:t>
            </w:r>
          </w:ins>
        </w:sdtContent>
      </w:sdt>
      <w:sdt>
        <w:sdtPr>
          <w:id w:val="1206162754"/>
          <w:tag w:val="goog_rdk_115"/>
        </w:sdtPr>
        <w:sdtContent>
          <w:del w:author="James Ellison" w:id="39" w:date="2026-03-10T07:59:39Z">
            <w:r w:rsidDel="00000000" w:rsidR="00000000" w:rsidRPr="00000000">
              <w:rPr>
                <w:rFonts w:ascii="Calibri" w:cs="Calibri" w:eastAsia="Calibri" w:hAnsi="Calibri"/>
                <w:b w:val="1"/>
                <w:bCs w:val="1"/>
                <w:color w:val="1b1c1d"/>
                <w:rtl w:val="0"/>
              </w:rPr>
              <w:delText xml:space="preserve">Compost, Soil, and Plant Analysis</w:delText>
            </w:r>
          </w:del>
        </w:sdtContent>
      </w:sdt>
      <w:r w:rsidDel="00000000" w:rsidR="00000000" w:rsidRPr="00000000">
        <w:rPr>
          <w:rtl w:val="0"/>
        </w:rPr>
      </w:r>
    </w:p>
    <w:p w:rsidR="00000000" w:rsidDel="00000000" w:rsidP="00000000" w:rsidRDefault="00000000" w:rsidRPr="00000000" w14:paraId="00000248">
      <w:pPr>
        <w:spacing w:after="240" w:before="240" w:line="273"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Clients: Trial Owners</w:t>
      </w:r>
    </w:p>
    <w:sdt>
      <w:sdtPr>
        <w:lock w:val="contentLocked"/>
        <w:id w:val="1031033586"/>
        <w:tag w:val="goog_rdk_124"/>
      </w:sdtPr>
      <w:sdtContent>
        <w:tbl>
          <w:tblPr>
            <w:tblStyle w:val="Table14"/>
            <w:tblW w:w="11115.0" w:type="dxa"/>
            <w:jc w:val="left"/>
            <w:tblLayout w:type="fixed"/>
            <w:tblLook w:val="0400"/>
          </w:tblPr>
          <w:tblGrid>
            <w:gridCol w:w="1531"/>
            <w:gridCol w:w="3105"/>
            <w:gridCol w:w="2400"/>
            <w:gridCol w:w="2210"/>
            <w:gridCol w:w="1869"/>
            <w:tblGridChange w:id="0">
              <w:tblGrid>
                <w:gridCol w:w="1531"/>
                <w:gridCol w:w="3105"/>
                <w:gridCol w:w="2400"/>
                <w:gridCol w:w="2210"/>
                <w:gridCol w:w="1869"/>
              </w:tblGrid>
            </w:tblGridChange>
          </w:tblGrid>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249">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Task</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24A">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Expectation</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24B">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Client’s responsibilities</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24C">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Highest level of service</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24D">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Level of service if requirements are not fully met</w:t>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4E">
                <w:pPr>
                  <w:widowControl w:val="1"/>
                  <w:jc w:val="center"/>
                  <w:rPr>
                    <w:rFonts w:ascii="Calibri" w:cs="Calibri" w:eastAsia="Calibri" w:hAnsi="Calibri"/>
                    <w:b w:val="1"/>
                    <w:bCs w:val="1"/>
                    <w:color w:val="3e003e"/>
                    <w:sz w:val="18"/>
                    <w:szCs w:val="18"/>
                  </w:rPr>
                </w:pPr>
                <w:r w:rsidDel="00000000" w:rsidR="00000000" w:rsidRPr="00000000">
                  <w:rPr>
                    <w:rFonts w:ascii="Calibri" w:cs="Calibri" w:eastAsia="Calibri" w:hAnsi="Calibri"/>
                    <w:b w:val="1"/>
                    <w:bCs w:val="1"/>
                    <w:color w:val="3e003e"/>
                    <w:sz w:val="18"/>
                    <w:szCs w:val="18"/>
                    <w:rtl w:val="0"/>
                  </w:rPr>
                  <w:t xml:space="preserve">Samples and Results trackin</w:t>
                </w:r>
                <w:r w:rsidDel="00000000" w:rsidR="00000000" w:rsidRPr="00000000">
                  <w:rPr>
                    <w:rFonts w:ascii="Calibri" w:cs="Calibri" w:eastAsia="Calibri" w:hAnsi="Calibri"/>
                    <w:b w:val="1"/>
                    <w:bCs w:val="1"/>
                    <w:color w:val="3e003e"/>
                    <w:sz w:val="18"/>
                    <w:szCs w:val="18"/>
                    <w:rtl w:val="0"/>
                  </w:rPr>
                  <w:t xml:space="preserve">g &amp; storage</w:t>
                </w:r>
              </w:p>
            </w:tc>
            <w:tc>
              <w:tcPr>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4F">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Tracking the submission of samples for each season and timely troubleshooting issues with the submitting team</w:t>
                </w:r>
                <w:sdt>
                  <w:sdtPr>
                    <w:id w:val="-1776280856"/>
                    <w:tag w:val="goog_rdk_116"/>
                  </w:sdtPr>
                  <w:sdtContent>
                    <w:ins w:author="James Ellison" w:id="41" w:date="2026-03-10T08:01:20Z">
                      <w:r w:rsidDel="00000000" w:rsidR="00000000" w:rsidRPr="00000000">
                        <w:rPr>
                          <w:rFonts w:ascii="Calibri" w:cs="Calibri" w:eastAsia="Calibri" w:hAnsi="Calibri"/>
                          <w:sz w:val="18"/>
                          <w:szCs w:val="18"/>
                          <w:rtl w:val="0"/>
                        </w:rPr>
                        <w:t xml:space="preserve">; managing an overview dashboard</w:t>
                      </w:r>
                    </w:ins>
                  </w:sdtContent>
                </w:sdt>
                <w:r w:rsidDel="00000000" w:rsidR="00000000" w:rsidRPr="00000000">
                  <w:rPr>
                    <w:rFonts w:ascii="Calibri" w:cs="Calibri" w:eastAsia="Calibri" w:hAnsi="Calibri"/>
                    <w:sz w:val="18"/>
                    <w:szCs w:val="18"/>
                    <w:rtl w:val="0"/>
                  </w:rPr>
                  <w:t xml:space="preserve">. Maintain a historical dataset of results for future use. Secure storage at the required temperature according to TO needs.</w:t>
                </w:r>
              </w:p>
            </w:tc>
            <w:tc>
              <w:tcPr>
                <w:vMerge w:val="restart"/>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50">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Submit the analysis request using </w:t>
                </w:r>
                <w:r w:rsidDel="00000000" w:rsidR="00000000" w:rsidRPr="00000000">
                  <w:rPr>
                    <w:rFonts w:ascii="Calibri" w:cs="Calibri" w:eastAsia="Calibri" w:hAnsi="Calibri"/>
                    <w:color w:val="ff0000"/>
                    <w:sz w:val="18"/>
                    <w:szCs w:val="18"/>
                    <w:rtl w:val="0"/>
                  </w:rPr>
                  <w:t xml:space="preserve">this Form</w:t>
                </w:r>
                <w:r w:rsidDel="00000000" w:rsidR="00000000" w:rsidRPr="00000000">
                  <w:rPr>
                    <w:rFonts w:ascii="Calibri" w:cs="Calibri" w:eastAsia="Calibri" w:hAnsi="Calibri"/>
                    <w:sz w:val="18"/>
                    <w:szCs w:val="18"/>
                    <w:rtl w:val="0"/>
                  </w:rPr>
                  <w:t xml:space="preserve"> by clearly indicating: the type of sample; season/month of collection; parameters; and number of samples/parameter; </w:t>
                </w:r>
              </w:p>
              <w:p w:rsidR="00000000" w:rsidDel="00000000" w:rsidP="00000000" w:rsidRDefault="00000000" w:rsidRPr="00000000" w14:paraId="00000251">
                <w:pPr>
                  <w:widowControl w:val="1"/>
                  <w:jc w:val="cente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52">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Clear sample coding and labelling (refer to </w:t>
                </w:r>
                <w:r w:rsidDel="00000000" w:rsidR="00000000" w:rsidRPr="00000000">
                  <w:rPr>
                    <w:rFonts w:ascii="Calibri" w:cs="Calibri" w:eastAsia="Calibri" w:hAnsi="Calibri"/>
                    <w:color w:val="ff0000"/>
                    <w:sz w:val="18"/>
                    <w:szCs w:val="18"/>
                    <w:rtl w:val="0"/>
                  </w:rPr>
                  <w:t xml:space="preserve">this template</w:t>
                </w:r>
                <w:r w:rsidDel="00000000" w:rsidR="00000000" w:rsidRPr="00000000">
                  <w:rPr>
                    <w:rFonts w:ascii="Calibri" w:cs="Calibri" w:eastAsia="Calibri" w:hAnsi="Calibri"/>
                    <w:sz w:val="18"/>
                    <w:szCs w:val="18"/>
                    <w:rtl w:val="0"/>
                  </w:rPr>
                  <w:t xml:space="preserve"> for basic information) </w:t>
                </w:r>
              </w:p>
              <w:p w:rsidR="00000000" w:rsidDel="00000000" w:rsidP="00000000" w:rsidRDefault="00000000" w:rsidRPr="00000000" w14:paraId="00000253">
                <w:pPr>
                  <w:widowControl w:val="1"/>
                  <w:jc w:val="center"/>
                  <w:rPr>
                    <w:rFonts w:ascii="Calibri" w:cs="Calibri" w:eastAsia="Calibri" w:hAnsi="Calibri"/>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54">
                <w:pPr>
                  <w:widowControl w:val="1"/>
                  <w:jc w:val="center"/>
                  <w:rPr>
                    <w:rFonts w:ascii="Calibri" w:cs="Calibri" w:eastAsia="Calibri" w:hAnsi="Calibri"/>
                    <w:b w:val="1"/>
                    <w:bCs w:val="1"/>
                    <w:color w:val="3e003e"/>
                    <w:sz w:val="18"/>
                    <w:szCs w:val="18"/>
                  </w:rPr>
                </w:pPr>
                <w:r w:rsidDel="00000000" w:rsidR="00000000" w:rsidRPr="00000000">
                  <w:rPr>
                    <w:rFonts w:ascii="Calibri" w:cs="Calibri" w:eastAsia="Calibri" w:hAnsi="Calibri"/>
                    <w:b w:val="1"/>
                    <w:bCs w:val="1"/>
                    <w:color w:val="3e003e"/>
                    <w:sz w:val="18"/>
                    <w:szCs w:val="18"/>
                    <w:rtl w:val="0"/>
                  </w:rPr>
                  <w:t xml:space="preserve">- 100% of samples recorded within 3 working days of arrival</w:t>
                </w:r>
              </w:p>
              <w:p w:rsidR="00000000" w:rsidDel="00000000" w:rsidP="00000000" w:rsidRDefault="00000000" w:rsidRPr="00000000" w14:paraId="00000255">
                <w:pPr>
                  <w:widowControl w:val="1"/>
                  <w:jc w:val="center"/>
                  <w:rPr>
                    <w:rFonts w:ascii="Calibri" w:cs="Calibri" w:eastAsia="Calibri" w:hAnsi="Calibri"/>
                    <w:color w:val="3e003e"/>
                    <w:sz w:val="18"/>
                    <w:szCs w:val="18"/>
                  </w:rPr>
                </w:pPr>
                <w:r w:rsidDel="00000000" w:rsidR="00000000" w:rsidRPr="00000000">
                  <w:rPr>
                    <w:rtl w:val="0"/>
                  </w:rPr>
                </w:r>
              </w:p>
              <w:p w:rsidR="00000000" w:rsidDel="00000000" w:rsidP="00000000" w:rsidRDefault="00000000" w:rsidRPr="00000000" w14:paraId="00000256">
                <w:pPr>
                  <w:widowControl w:val="1"/>
                  <w:jc w:val="center"/>
                  <w:rPr>
                    <w:rFonts w:ascii="Calibri" w:cs="Calibri" w:eastAsia="Calibri" w:hAnsi="Calibri"/>
                    <w:b w:val="1"/>
                    <w:bCs w:val="1"/>
                    <w:color w:val="3e003e"/>
                    <w:sz w:val="18"/>
                    <w:szCs w:val="18"/>
                  </w:rPr>
                </w:pPr>
                <w:r w:rsidDel="00000000" w:rsidR="00000000" w:rsidRPr="00000000">
                  <w:rPr>
                    <w:rFonts w:ascii="Calibri" w:cs="Calibri" w:eastAsia="Calibri" w:hAnsi="Calibri"/>
                    <w:color w:val="3e003e"/>
                    <w:sz w:val="18"/>
                    <w:szCs w:val="18"/>
                    <w:rtl w:val="0"/>
                  </w:rPr>
                  <w:t xml:space="preserve">- Results dataset updated within </w:t>
                </w:r>
                <w:r w:rsidDel="00000000" w:rsidR="00000000" w:rsidRPr="00000000">
                  <w:rPr>
                    <w:rFonts w:ascii="Calibri" w:cs="Calibri" w:eastAsia="Calibri" w:hAnsi="Calibri"/>
                    <w:b w:val="1"/>
                    <w:bCs w:val="1"/>
                    <w:color w:val="3e003e"/>
                    <w:sz w:val="18"/>
                    <w:szCs w:val="18"/>
                    <w:rtl w:val="0"/>
                  </w:rPr>
                  <w:t xml:space="preserve">24 hours </w:t>
                </w:r>
                <w:r w:rsidDel="00000000" w:rsidR="00000000" w:rsidRPr="00000000">
                  <w:rPr>
                    <w:rFonts w:ascii="Calibri" w:cs="Calibri" w:eastAsia="Calibri" w:hAnsi="Calibri"/>
                    <w:color w:val="3e003e"/>
                    <w:sz w:val="18"/>
                    <w:szCs w:val="18"/>
                    <w:rtl w:val="0"/>
                  </w:rPr>
                  <w:t xml:space="preserve">after results are available</w:t>
                </w:r>
                <w:r w:rsidDel="00000000" w:rsidR="00000000" w:rsidRPr="00000000">
                  <w:rPr>
                    <w:rtl w:val="0"/>
                  </w:rPr>
                </w:r>
              </w:p>
            </w:tc>
            <w:tc>
              <w:tcPr>
                <w:vMerge w:val="restart"/>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57">
                <w:pPr>
                  <w:widowControl w:val="1"/>
                  <w:jc w:val="center"/>
                  <w:rPr>
                    <w:rFonts w:ascii="Calibri" w:cs="Calibri" w:eastAsia="Calibri" w:hAnsi="Calibri"/>
                    <w:b w:val="1"/>
                    <w:bCs w:val="1"/>
                    <w:color w:val="3e003e"/>
                    <w:sz w:val="18"/>
                    <w:szCs w:val="18"/>
                  </w:rPr>
                </w:pPr>
                <w:r w:rsidDel="00000000" w:rsidR="00000000" w:rsidRPr="00000000">
                  <w:rPr>
                    <w:rFonts w:ascii="Calibri" w:cs="Calibri" w:eastAsia="Calibri" w:hAnsi="Calibri"/>
                    <w:b w:val="1"/>
                    <w:bCs w:val="1"/>
                    <w:color w:val="3e003e"/>
                    <w:sz w:val="18"/>
                    <w:szCs w:val="18"/>
                    <w:rtl w:val="0"/>
                  </w:rPr>
                  <w:t xml:space="preserve">No service</w:t>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58">
                <w:pPr>
                  <w:widowControl w:val="1"/>
                  <w:jc w:val="center"/>
                  <w:rPr>
                    <w:rFonts w:ascii="Calibri" w:cs="Calibri" w:eastAsia="Calibri" w:hAnsi="Calibri"/>
                    <w:b w:val="1"/>
                    <w:bCs w:val="1"/>
                    <w:color w:val="3e003e"/>
                    <w:sz w:val="18"/>
                    <w:szCs w:val="18"/>
                  </w:rPr>
                </w:pPr>
                <w:r w:rsidDel="00000000" w:rsidR="00000000" w:rsidRPr="00000000">
                  <w:rPr>
                    <w:rFonts w:ascii="Calibri" w:cs="Calibri" w:eastAsia="Calibri" w:hAnsi="Calibri"/>
                    <w:b w:val="1"/>
                    <w:bCs w:val="1"/>
                    <w:color w:val="3e003e"/>
                    <w:sz w:val="18"/>
                    <w:szCs w:val="18"/>
                    <w:rtl w:val="0"/>
                  </w:rPr>
                  <w:t xml:space="preserve">Soil samples analysis by in-house</w:t>
                </w:r>
              </w:p>
            </w:tc>
            <w:tc>
              <w:tcPr>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59">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Performing in-house soil analysis and handing over the results to the TO. </w:t>
                </w:r>
              </w:p>
              <w:p w:rsidR="00000000" w:rsidDel="00000000" w:rsidP="00000000" w:rsidRDefault="00000000" w:rsidRPr="00000000" w14:paraId="0000025A">
                <w:pPr>
                  <w:widowControl w:val="1"/>
                  <w:jc w:val="cente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5B">
                <w:pPr>
                  <w:widowControl w:val="1"/>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Supported parameters now:</w:t>
                </w:r>
              </w:p>
              <w:p w:rsidR="00000000" w:rsidDel="00000000" w:rsidP="00000000" w:rsidRDefault="00000000" w:rsidRPr="00000000" w14:paraId="0000025C">
                <w:pPr>
                  <w:widowControl w:val="1"/>
                  <w:jc w:val="center"/>
                  <w:rPr>
                    <w:rFonts w:ascii="Calibri" w:cs="Calibri" w:eastAsia="Calibri" w:hAnsi="Calibri"/>
                    <w:i w:val="1"/>
                    <w:iCs w:val="1"/>
                    <w:sz w:val="18"/>
                    <w:szCs w:val="18"/>
                  </w:rPr>
                </w:pPr>
                <w:r w:rsidDel="00000000" w:rsidR="00000000" w:rsidRPr="00000000">
                  <w:rPr>
                    <w:rFonts w:ascii="Calibri" w:cs="Calibri" w:eastAsia="Calibri" w:hAnsi="Calibri"/>
                    <w:b w:val="1"/>
                    <w:bCs w:val="1"/>
                    <w:i w:val="1"/>
                    <w:iCs w:val="1"/>
                    <w:sz w:val="18"/>
                    <w:szCs w:val="18"/>
                    <w:rtl w:val="0"/>
                  </w:rPr>
                  <w:t xml:space="preserve">Soil moisture</w:t>
                </w:r>
                <w:r w:rsidDel="00000000" w:rsidR="00000000" w:rsidRPr="00000000">
                  <w:rPr>
                    <w:rFonts w:ascii="Calibri" w:cs="Calibri" w:eastAsia="Calibri" w:hAnsi="Calibri"/>
                    <w:i w:val="1"/>
                    <w:iCs w:val="1"/>
                    <w:sz w:val="18"/>
                    <w:szCs w:val="18"/>
                    <w:rtl w:val="0"/>
                  </w:rPr>
                  <w:t xml:space="preserve"> and </w:t>
                </w:r>
                <w:r w:rsidDel="00000000" w:rsidR="00000000" w:rsidRPr="00000000">
                  <w:rPr>
                    <w:rFonts w:ascii="Calibri" w:cs="Calibri" w:eastAsia="Calibri" w:hAnsi="Calibri"/>
                    <w:b w:val="1"/>
                    <w:bCs w:val="1"/>
                    <w:i w:val="1"/>
                    <w:iCs w:val="1"/>
                    <w:sz w:val="18"/>
                    <w:szCs w:val="18"/>
                    <w:rtl w:val="0"/>
                  </w:rPr>
                  <w:t xml:space="preserve">Soil pH</w:t>
                </w:r>
                <w:r w:rsidDel="00000000" w:rsidR="00000000" w:rsidRPr="00000000">
                  <w:rPr>
                    <w:rFonts w:ascii="Calibri" w:cs="Calibri" w:eastAsia="Calibri" w:hAnsi="Calibri"/>
                    <w:i w:val="1"/>
                    <w:iCs w:val="1"/>
                    <w:sz w:val="18"/>
                    <w:szCs w:val="18"/>
                    <w:rtl w:val="0"/>
                  </w:rPr>
                  <w:t xml:space="preserve">.</w:t>
                </w:r>
              </w:p>
            </w:tc>
            <w:tc>
              <w:tcPr>
                <w:vMerge w:val="continue"/>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iCs w:val="1"/>
                    <w:sz w:val="18"/>
                    <w:szCs w:val="18"/>
                  </w:rPr>
                </w:pPr>
                <w:r w:rsidDel="00000000" w:rsidR="00000000" w:rsidRPr="00000000">
                  <w:rPr>
                    <w:rtl w:val="0"/>
                  </w:rPr>
                </w:r>
              </w:p>
            </w:tc>
            <w:tc>
              <w:tcPr>
                <w:vMerge w:val="restart"/>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5E">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Results handed over to TO in </w:t>
                </w:r>
                <w:r w:rsidDel="00000000" w:rsidR="00000000" w:rsidRPr="00000000">
                  <w:rPr>
                    <w:rFonts w:ascii="Calibri" w:cs="Calibri" w:eastAsia="Calibri" w:hAnsi="Calibri"/>
                    <w:b w:val="1"/>
                    <w:bCs w:val="1"/>
                    <w:color w:val="3e003e"/>
                    <w:sz w:val="18"/>
                    <w:szCs w:val="18"/>
                    <w:rtl w:val="0"/>
                  </w:rPr>
                  <w:t xml:space="preserve">4 weeks after receiving samples</w:t>
                </w:r>
                <w:r w:rsidDel="00000000" w:rsidR="00000000" w:rsidRPr="00000000">
                  <w:rPr>
                    <w:rtl w:val="0"/>
                  </w:rPr>
                </w:r>
              </w:p>
            </w:tc>
            <w:tc>
              <w:tcPr>
                <w:vMerge w:val="continue"/>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60">
                <w:pPr>
                  <w:widowControl w:val="1"/>
                  <w:jc w:val="center"/>
                  <w:rPr>
                    <w:rFonts w:ascii="Calibri" w:cs="Calibri" w:eastAsia="Calibri" w:hAnsi="Calibri"/>
                    <w:b w:val="1"/>
                    <w:bCs w:val="1"/>
                    <w:color w:val="3e003e"/>
                    <w:sz w:val="18"/>
                    <w:szCs w:val="18"/>
                  </w:rPr>
                </w:pPr>
                <w:r w:rsidDel="00000000" w:rsidR="00000000" w:rsidRPr="00000000">
                  <w:rPr>
                    <w:rFonts w:ascii="Calibri" w:cs="Calibri" w:eastAsia="Calibri" w:hAnsi="Calibri"/>
                    <w:b w:val="1"/>
                    <w:bCs w:val="1"/>
                    <w:color w:val="3e003e"/>
                    <w:sz w:val="18"/>
                    <w:szCs w:val="18"/>
                    <w:rtl w:val="0"/>
                  </w:rPr>
                  <w:t xml:space="preserve">Plant samples analysis by in-house</w:t>
                </w:r>
              </w:p>
            </w:tc>
            <w:tc>
              <w:tcPr>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61">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Performing plant samples analysis and handing over the results to the TO.</w:t>
                </w:r>
              </w:p>
              <w:p w:rsidR="00000000" w:rsidDel="00000000" w:rsidP="00000000" w:rsidRDefault="00000000" w:rsidRPr="00000000" w14:paraId="00000262">
                <w:pPr>
                  <w:widowControl w:val="1"/>
                  <w:jc w:val="cente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63">
                <w:pPr>
                  <w:widowControl w:val="1"/>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Supported parameters now:</w:t>
                </w:r>
              </w:p>
              <w:p w:rsidR="00000000" w:rsidDel="00000000" w:rsidP="00000000" w:rsidRDefault="00000000" w:rsidRPr="00000000" w14:paraId="00000264">
                <w:pPr>
                  <w:widowControl w:val="1"/>
                  <w:jc w:val="center"/>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Dry matter (%)</w:t>
                </w:r>
              </w:p>
            </w:tc>
            <w:tc>
              <w:tcPr>
                <w:vMerge w:val="continue"/>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z w:val="18"/>
                    <w:szCs w:val="18"/>
                  </w:rPr>
                </w:pPr>
                <w:r w:rsidDel="00000000" w:rsidR="00000000" w:rsidRPr="00000000">
                  <w:rPr>
                    <w:rtl w:val="0"/>
                  </w:rPr>
                </w:r>
              </w:p>
            </w:tc>
            <w:tc>
              <w:tcPr>
                <w:vMerge w:val="continue"/>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66">
                <w:pPr>
                  <w:widowControl w:val="1"/>
                  <w:spacing w:after="0" w:before="0" w:line="240" w:lineRule="auto"/>
                  <w:ind w:left="0" w:firstLine="0"/>
                  <w:jc w:val="left"/>
                  <w:rPr>
                    <w:rFonts w:ascii="Calibri" w:cs="Calibri" w:eastAsia="Calibri" w:hAnsi="Calibri"/>
                    <w:color w:val="3e003e"/>
                    <w:sz w:val="18"/>
                    <w:szCs w:val="18"/>
                  </w:rPr>
                </w:pPr>
                <w:r w:rsidDel="00000000" w:rsidR="00000000" w:rsidRPr="00000000">
                  <w:rPr>
                    <w:rtl w:val="0"/>
                  </w:rPr>
                </w:r>
              </w:p>
            </w:tc>
            <w:tc>
              <w:tcPr>
                <w:vMerge w:val="continue"/>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68">
                <w:pPr>
                  <w:widowControl w:val="1"/>
                  <w:jc w:val="center"/>
                  <w:rPr>
                    <w:rFonts w:ascii="Calibri" w:cs="Calibri" w:eastAsia="Calibri" w:hAnsi="Calibri"/>
                    <w:b w:val="1"/>
                    <w:bCs w:val="1"/>
                    <w:color w:val="3e003e"/>
                    <w:sz w:val="18"/>
                    <w:szCs w:val="18"/>
                  </w:rPr>
                </w:pPr>
                <w:r w:rsidDel="00000000" w:rsidR="00000000" w:rsidRPr="00000000">
                  <w:rPr>
                    <w:rFonts w:ascii="Calibri" w:cs="Calibri" w:eastAsia="Calibri" w:hAnsi="Calibri"/>
                    <w:b w:val="1"/>
                    <w:bCs w:val="1"/>
                    <w:color w:val="3e003e"/>
                    <w:sz w:val="18"/>
                    <w:szCs w:val="18"/>
                    <w:rtl w:val="0"/>
                  </w:rPr>
                  <w:t xml:space="preserve">S</w:t>
                </w:r>
                <w:r w:rsidDel="00000000" w:rsidR="00000000" w:rsidRPr="00000000">
                  <w:rPr>
                    <w:rFonts w:ascii="Calibri" w:cs="Calibri" w:eastAsia="Calibri" w:hAnsi="Calibri"/>
                    <w:b w:val="1"/>
                    <w:bCs w:val="1"/>
                    <w:color w:val="3e003e"/>
                    <w:sz w:val="18"/>
                    <w:szCs w:val="18"/>
                    <w:rtl w:val="0"/>
                  </w:rPr>
                  <w:t xml:space="preserve">amples analysis</w:t>
                </w:r>
                <w:r w:rsidDel="00000000" w:rsidR="00000000" w:rsidRPr="00000000">
                  <w:rPr>
                    <w:rFonts w:ascii="Calibri" w:cs="Calibri" w:eastAsia="Calibri" w:hAnsi="Calibri"/>
                    <w:b w:val="1"/>
                    <w:bCs w:val="1"/>
                    <w:color w:val="3e003e"/>
                    <w:sz w:val="18"/>
                    <w:szCs w:val="18"/>
                    <w:rtl w:val="0"/>
                  </w:rPr>
                  <w:t xml:space="preserve"> by external provider</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ccc1d9" w:val="clear"/>
                <w:vAlign w:val="center"/>
              </w:tcPr>
              <w:sdt>
                <w:sdtPr>
                  <w:id w:val="1396908009"/>
                  <w:tag w:val="goog_rdk_118"/>
                </w:sdtPr>
                <w:sdtContent>
                  <w:p w:rsidR="00000000" w:rsidDel="00000000" w:rsidP="00000000" w:rsidRDefault="00000000" w:rsidRPr="00000000" w14:paraId="00000269">
                    <w:pPr>
                      <w:widowControl w:val="1"/>
                      <w:jc w:val="center"/>
                      <w:rPr>
                        <w:ins w:author="James Ellison" w:id="42" w:date="2026-03-10T08:03:40Z"/>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Processing and sending the samples (soil, plant, compost, fertiliser) to the approved external lab; regular follow-up to ensure results are ready at the agreed-upon timeline; ensure the needed parameters are analyzed using the appropriate method. Integrate results into central tracker and, if required, trial datasheet (consult TO).</w:t>
                    </w:r>
                    <w:sdt>
                      <w:sdtPr>
                        <w:id w:val="-48958559"/>
                        <w:tag w:val="goog_rdk_117"/>
                      </w:sdtPr>
                      <w:sdtContent>
                        <w:ins w:author="James Ellison" w:id="42" w:date="2026-03-10T08:03:40Z">
                          <w:r w:rsidDel="00000000" w:rsidR="00000000" w:rsidRPr="00000000">
                            <w:rPr>
                              <w:rFonts w:ascii="Calibri" w:cs="Calibri" w:eastAsia="Calibri" w:hAnsi="Calibri"/>
                              <w:sz w:val="18"/>
                              <w:szCs w:val="18"/>
                              <w:rtl w:val="0"/>
                            </w:rPr>
                            <w:t xml:space="preserve"> </w:t>
                          </w:r>
                        </w:ins>
                      </w:sdtContent>
                    </w:sdt>
                  </w:p>
                </w:sdtContent>
              </w:sdt>
              <w:p w:rsidR="00000000" w:rsidDel="00000000" w:rsidP="00000000" w:rsidRDefault="00000000" w:rsidRPr="00000000" w14:paraId="0000026A">
                <w:pPr>
                  <w:widowControl w:val="1"/>
                  <w:jc w:val="center"/>
                  <w:rPr>
                    <w:rFonts w:ascii="Calibri" w:cs="Calibri" w:eastAsia="Calibri" w:hAnsi="Calibri"/>
                    <w:sz w:val="18"/>
                    <w:szCs w:val="18"/>
                  </w:rPr>
                </w:pPr>
                <w:sdt>
                  <w:sdtPr>
                    <w:id w:val="1029492915"/>
                    <w:tag w:val="goog_rdk_119"/>
                  </w:sdtPr>
                  <w:sdtContent>
                    <w:ins w:author="James Ellison" w:id="42" w:date="2026-03-10T08:03:40Z">
                      <w:r w:rsidDel="00000000" w:rsidR="00000000" w:rsidRPr="00000000">
                        <w:rPr>
                          <w:rFonts w:ascii="Calibri" w:cs="Calibri" w:eastAsia="Calibri" w:hAnsi="Calibri"/>
                          <w:sz w:val="18"/>
                          <w:szCs w:val="18"/>
                          <w:rtl w:val="0"/>
                        </w:rPr>
                        <w:t xml:space="preserve">Conducting periodic cross-calibration with multiple external providers.</w:t>
                      </w:r>
                    </w:ins>
                  </w:sdtContent>
                </w:sdt>
                <w:r w:rsidDel="00000000" w:rsidR="00000000" w:rsidRPr="00000000">
                  <w:rPr>
                    <w:rtl w:val="0"/>
                  </w:rPr>
                </w:r>
              </w:p>
            </w:tc>
            <w:tc>
              <w:tcPr>
                <w:vMerge w:val="continue"/>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6C">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Samples are sent to the Lab in </w:t>
                </w:r>
                <w:r w:rsidDel="00000000" w:rsidR="00000000" w:rsidRPr="00000000">
                  <w:rPr>
                    <w:rFonts w:ascii="Calibri" w:cs="Calibri" w:eastAsia="Calibri" w:hAnsi="Calibri"/>
                    <w:b w:val="1"/>
                    <w:bCs w:val="1"/>
                    <w:sz w:val="18"/>
                    <w:szCs w:val="18"/>
                    <w:rtl w:val="0"/>
                  </w:rPr>
                  <w:t xml:space="preserve">4 weeks </w:t>
                </w:r>
                <w:r w:rsidDel="00000000" w:rsidR="00000000" w:rsidRPr="00000000">
                  <w:rPr>
                    <w:rFonts w:ascii="Calibri" w:cs="Calibri" w:eastAsia="Calibri" w:hAnsi="Calibri"/>
                    <w:sz w:val="18"/>
                    <w:szCs w:val="18"/>
                    <w:rtl w:val="0"/>
                  </w:rPr>
                  <w:t xml:space="preserve">after reception; and </w:t>
                </w:r>
              </w:p>
              <w:p w:rsidR="00000000" w:rsidDel="00000000" w:rsidP="00000000" w:rsidRDefault="00000000" w:rsidRPr="00000000" w14:paraId="0000026D">
                <w:pPr>
                  <w:widowControl w:val="1"/>
                  <w:jc w:val="center"/>
                  <w:rPr>
                    <w:rFonts w:ascii="Calibri" w:cs="Calibri" w:eastAsia="Calibri" w:hAnsi="Calibri"/>
                    <w:i w:val="1"/>
                    <w:iCs w:val="1"/>
                    <w:color w:val="ff0000"/>
                    <w:sz w:val="18"/>
                    <w:szCs w:val="18"/>
                  </w:rPr>
                </w:pPr>
                <w:r w:rsidDel="00000000" w:rsidR="00000000" w:rsidRPr="00000000">
                  <w:rPr>
                    <w:rFonts w:ascii="Calibri" w:cs="Calibri" w:eastAsia="Calibri" w:hAnsi="Calibri"/>
                    <w:sz w:val="18"/>
                    <w:szCs w:val="18"/>
                    <w:rtl w:val="0"/>
                  </w:rPr>
                  <w:t xml:space="preserve">- Results are available in </w:t>
                </w:r>
                <w:r w:rsidDel="00000000" w:rsidR="00000000" w:rsidRPr="00000000">
                  <w:rPr>
                    <w:rFonts w:ascii="Calibri" w:cs="Calibri" w:eastAsia="Calibri" w:hAnsi="Calibri"/>
                    <w:b w:val="1"/>
                    <w:bCs w:val="1"/>
                    <w:sz w:val="18"/>
                    <w:szCs w:val="18"/>
                    <w:rtl w:val="0"/>
                  </w:rPr>
                  <w:t xml:space="preserve">3 months </w:t>
                </w:r>
                <w:r w:rsidDel="00000000" w:rsidR="00000000" w:rsidRPr="00000000">
                  <w:rPr>
                    <w:rFonts w:ascii="Calibri" w:cs="Calibri" w:eastAsia="Calibri" w:hAnsi="Calibri"/>
                    <w:sz w:val="18"/>
                    <w:szCs w:val="18"/>
                    <w:rtl w:val="0"/>
                  </w:rPr>
                  <w:t xml:space="preserve">after sending samples</w:t>
                </w:r>
                <w:r w:rsidDel="00000000" w:rsidR="00000000" w:rsidRPr="00000000">
                  <w:rPr>
                    <w:rtl w:val="0"/>
                  </w:rPr>
                </w:r>
              </w:p>
            </w:tc>
            <w:tc>
              <w:tcPr>
                <w:vMerge w:val="continue"/>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color w:val="ff0000"/>
                    <w:sz w:val="18"/>
                    <w:szCs w:val="18"/>
                  </w:rPr>
                </w:pPr>
                <w:r w:rsidDel="00000000" w:rsidR="00000000" w:rsidRPr="00000000">
                  <w:rPr>
                    <w:rtl w:val="0"/>
                  </w:rPr>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6F">
                <w:pPr>
                  <w:widowControl w:val="1"/>
                  <w:jc w:val="center"/>
                  <w:rPr>
                    <w:rFonts w:ascii="Calibri" w:cs="Calibri" w:eastAsia="Calibri" w:hAnsi="Calibri"/>
                    <w:b w:val="1"/>
                    <w:bCs w:val="1"/>
                    <w:color w:val="3e003e"/>
                    <w:sz w:val="18"/>
                    <w:szCs w:val="18"/>
                  </w:rPr>
                </w:pPr>
                <w:r w:rsidDel="00000000" w:rsidR="00000000" w:rsidRPr="00000000">
                  <w:rPr>
                    <w:rFonts w:ascii="Calibri" w:cs="Calibri" w:eastAsia="Calibri" w:hAnsi="Calibri"/>
                    <w:b w:val="1"/>
                    <w:bCs w:val="1"/>
                    <w:color w:val="3e003e"/>
                    <w:sz w:val="18"/>
                    <w:szCs w:val="18"/>
                    <w:rtl w:val="0"/>
                  </w:rPr>
                  <w:t xml:space="preserve"> Samples disposal</w:t>
                </w:r>
              </w:p>
            </w:tc>
            <w:tc>
              <w:tcPr>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70">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Adequate storage of the samples during the agreed-upon period.</w:t>
                </w:r>
              </w:p>
            </w:tc>
            <w:tc>
              <w:tcPr>
                <w:vMerge w:val="continue"/>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72">
                <w:pPr>
                  <w:widowControl w:val="1"/>
                  <w:jc w:val="center"/>
                  <w:rPr>
                    <w:rFonts w:ascii="Calibri" w:cs="Calibri" w:eastAsia="Calibri" w:hAnsi="Calibri"/>
                    <w:color w:val="3e003e"/>
                    <w:sz w:val="18"/>
                    <w:szCs w:val="18"/>
                  </w:rPr>
                </w:pPr>
                <w:r w:rsidDel="00000000" w:rsidR="00000000" w:rsidRPr="00000000">
                  <w:rPr>
                    <w:rFonts w:ascii="Calibri" w:cs="Calibri" w:eastAsia="Calibri" w:hAnsi="Calibri"/>
                    <w:color w:val="3e003e"/>
                    <w:sz w:val="18"/>
                    <w:szCs w:val="18"/>
                    <w:rtl w:val="0"/>
                  </w:rPr>
                  <w:t xml:space="preserve">Samples kept during </w:t>
                </w:r>
                <w:r w:rsidDel="00000000" w:rsidR="00000000" w:rsidRPr="00000000">
                  <w:rPr>
                    <w:rFonts w:ascii="Calibri" w:cs="Calibri" w:eastAsia="Calibri" w:hAnsi="Calibri"/>
                    <w:color w:val="ff0000"/>
                    <w:sz w:val="18"/>
                    <w:szCs w:val="18"/>
                    <w:rtl w:val="0"/>
                  </w:rPr>
                  <w:t xml:space="preserve">xxx months</w:t>
                </w:r>
                <w:r w:rsidDel="00000000" w:rsidR="00000000" w:rsidRPr="00000000">
                  <w:rPr>
                    <w:rFonts w:ascii="Calibri" w:cs="Calibri" w:eastAsia="Calibri" w:hAnsi="Calibri"/>
                    <w:color w:val="3e003e"/>
                    <w:sz w:val="18"/>
                    <w:szCs w:val="18"/>
                    <w:rtl w:val="0"/>
                  </w:rPr>
                  <w:t xml:space="preserve"> according to </w:t>
                </w:r>
                <w:r w:rsidDel="00000000" w:rsidR="00000000" w:rsidRPr="00000000">
                  <w:rPr>
                    <w:rFonts w:ascii="Calibri" w:cs="Calibri" w:eastAsia="Calibri" w:hAnsi="Calibri"/>
                    <w:color w:val="ff0000"/>
                    <w:sz w:val="18"/>
                    <w:szCs w:val="18"/>
                    <w:rtl w:val="0"/>
                  </w:rPr>
                  <w:t xml:space="preserve">this SOP</w:t>
                </w:r>
                <w:r w:rsidDel="00000000" w:rsidR="00000000" w:rsidRPr="00000000">
                  <w:rPr>
                    <w:rtl w:val="0"/>
                  </w:rPr>
                </w:r>
              </w:p>
            </w:tc>
            <w:tc>
              <w:tcPr>
                <w:vMerge w:val="continue"/>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e003e"/>
                    <w:sz w:val="18"/>
                    <w:szCs w:val="18"/>
                  </w:rPr>
                </w:pPr>
                <w:r w:rsidDel="00000000" w:rsidR="00000000" w:rsidRPr="00000000">
                  <w:rPr>
                    <w:rtl w:val="0"/>
                  </w:rPr>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74">
                <w:pPr>
                  <w:widowControl w:val="1"/>
                  <w:jc w:val="center"/>
                  <w:rPr>
                    <w:rFonts w:ascii="Calibri" w:cs="Calibri" w:eastAsia="Calibri" w:hAnsi="Calibri"/>
                    <w:b w:val="1"/>
                    <w:bCs w:val="1"/>
                    <w:color w:val="3e003e"/>
                    <w:sz w:val="18"/>
                    <w:szCs w:val="18"/>
                  </w:rPr>
                </w:pPr>
                <w:r w:rsidDel="00000000" w:rsidR="00000000" w:rsidRPr="00000000">
                  <w:rPr>
                    <w:rFonts w:ascii="Calibri" w:cs="Calibri" w:eastAsia="Calibri" w:hAnsi="Calibri"/>
                    <w:b w:val="1"/>
                    <w:bCs w:val="1"/>
                    <w:color w:val="3e003e"/>
                    <w:sz w:val="18"/>
                    <w:szCs w:val="18"/>
                    <w:rtl w:val="0"/>
                  </w:rPr>
                  <w:t xml:space="preserve">Execution of other ad-hoc lab experiments &amp; procedures</w:t>
                </w:r>
              </w:p>
            </w:tc>
            <w:tc>
              <w:tcPr>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75">
                <w:pPr>
                  <w:widowControl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Supported service now:</w:t>
                </w:r>
              </w:p>
              <w:p w:rsidR="00000000" w:rsidDel="00000000" w:rsidP="00000000" w:rsidRDefault="00000000" w:rsidRPr="00000000" w14:paraId="00000276">
                <w:pPr>
                  <w:widowControl w:val="1"/>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 Insect identification </w:t>
                </w:r>
              </w:p>
              <w:p w:rsidR="00000000" w:rsidDel="00000000" w:rsidP="00000000" w:rsidRDefault="00000000" w:rsidRPr="00000000" w14:paraId="00000277">
                <w:pPr>
                  <w:widowControl w:val="1"/>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 Microbial enumeration (plating) or identification (microscopy) </w:t>
                </w:r>
              </w:p>
              <w:p w:rsidR="00000000" w:rsidDel="00000000" w:rsidP="00000000" w:rsidRDefault="00000000" w:rsidRPr="00000000" w14:paraId="00000278">
                <w:pPr>
                  <w:widowControl w:val="1"/>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 Seed pellet/coating germination tests </w:t>
                </w:r>
              </w:p>
              <w:p w:rsidR="00000000" w:rsidDel="00000000" w:rsidP="00000000" w:rsidRDefault="00000000" w:rsidRPr="00000000" w14:paraId="00000279">
                <w:pPr>
                  <w:widowControl w:val="1"/>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 Dilution of chemicals or inoculants </w:t>
                </w:r>
              </w:p>
              <w:p w:rsidR="00000000" w:rsidDel="00000000" w:rsidP="00000000" w:rsidRDefault="00000000" w:rsidRPr="00000000" w14:paraId="0000027A">
                <w:pPr>
                  <w:widowControl w:val="1"/>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 Testing accuracy or precision of sensors/analytical devices (e.g. reflectometer, pH rapid kit,  etc)</w:t>
                </w:r>
              </w:p>
              <w:p w:rsidR="00000000" w:rsidDel="00000000" w:rsidP="00000000" w:rsidRDefault="00000000" w:rsidRPr="00000000" w14:paraId="0000027B">
                <w:pPr>
                  <w:widowControl w:val="1"/>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ff0000"/>
                    <w:sz w:val="18"/>
                    <w:szCs w:val="18"/>
                    <w:rtl w:val="0"/>
                  </w:rPr>
                  <w:t xml:space="preserve">- scoop size calibrations (usually every 2 years)</w:t>
                </w:r>
              </w:p>
            </w:tc>
            <w:tc>
              <w:tcPr>
                <w:vMerge w:val="continue"/>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iCs w:val="1"/>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7D">
                <w:pPr>
                  <w:widowControl w:val="1"/>
                  <w:jc w:val="center"/>
                  <w:rPr>
                    <w:rFonts w:ascii="Calibri" w:cs="Calibri" w:eastAsia="Calibri" w:hAnsi="Calibri"/>
                    <w:color w:val="3e003e"/>
                    <w:sz w:val="18"/>
                    <w:szCs w:val="18"/>
                  </w:rPr>
                </w:pPr>
                <w:r w:rsidDel="00000000" w:rsidR="00000000" w:rsidRPr="00000000">
                  <w:rPr>
                    <w:rFonts w:ascii="Calibri" w:cs="Calibri" w:eastAsia="Calibri" w:hAnsi="Calibri"/>
                    <w:sz w:val="18"/>
                    <w:szCs w:val="18"/>
                    <w:rtl w:val="0"/>
                  </w:rPr>
                  <w:t xml:space="preserve">Results are available by</w:t>
                </w:r>
                <w:r w:rsidDel="00000000" w:rsidR="00000000" w:rsidRPr="00000000">
                  <w:rPr>
                    <w:rFonts w:ascii="Calibri" w:cs="Calibri" w:eastAsia="Calibri" w:hAnsi="Calibri"/>
                    <w:color w:val="3e003e"/>
                    <w:sz w:val="18"/>
                    <w:szCs w:val="18"/>
                    <w:rtl w:val="0"/>
                  </w:rPr>
                  <w:t xml:space="preserve">: according to the timeline agreed with requestor</w:t>
                </w:r>
              </w:p>
              <w:p w:rsidR="00000000" w:rsidDel="00000000" w:rsidP="00000000" w:rsidRDefault="00000000" w:rsidRPr="00000000" w14:paraId="0000027E">
                <w:pPr>
                  <w:widowControl w:val="1"/>
                  <w:jc w:val="center"/>
                  <w:rPr>
                    <w:rFonts w:ascii="Calibri" w:cs="Calibri" w:eastAsia="Calibri" w:hAnsi="Calibri"/>
                    <w:b w:val="1"/>
                    <w:bCs w:val="1"/>
                    <w:i w:val="1"/>
                    <w:iCs w:val="1"/>
                    <w:color w:val="ff0000"/>
                    <w:sz w:val="18"/>
                    <w:szCs w:val="18"/>
                  </w:rPr>
                </w:pPr>
                <w:r w:rsidDel="00000000" w:rsidR="00000000" w:rsidRPr="00000000">
                  <w:rPr>
                    <w:rtl w:val="0"/>
                  </w:rPr>
                </w:r>
              </w:p>
              <w:p w:rsidR="00000000" w:rsidDel="00000000" w:rsidP="00000000" w:rsidRDefault="00000000" w:rsidRPr="00000000" w14:paraId="0000027F">
                <w:pPr>
                  <w:widowControl w:val="1"/>
                  <w:jc w:val="center"/>
                  <w:rPr>
                    <w:rFonts w:ascii="Calibri" w:cs="Calibri" w:eastAsia="Calibri" w:hAnsi="Calibri"/>
                    <w:b w:val="1"/>
                    <w:bCs w:val="1"/>
                    <w:i w:val="1"/>
                    <w:iCs w:val="1"/>
                    <w:color w:val="ff0000"/>
                    <w:sz w:val="18"/>
                    <w:szCs w:val="18"/>
                  </w:rPr>
                </w:pPr>
                <w:sdt>
                  <w:sdtPr>
                    <w:id w:val="-1127514483"/>
                    <w:tag w:val="goog_rdk_120"/>
                  </w:sdtPr>
                  <w:sdtContent>
                    <w:commentRangeStart w:id="25"/>
                  </w:sdtContent>
                </w:sdt>
                <w:sdt>
                  <w:sdtPr>
                    <w:id w:val="2077336132"/>
                    <w:tag w:val="goog_rdk_121"/>
                  </w:sdtPr>
                  <w:sdtContent>
                    <w:commentRangeStart w:id="26"/>
                  </w:sdtContent>
                </w:sdt>
                <w:sdt>
                  <w:sdtPr>
                    <w:id w:val="214727648"/>
                    <w:tag w:val="goog_rdk_122"/>
                  </w:sdtPr>
                  <w:sdtContent>
                    <w:commentRangeStart w:id="27"/>
                  </w:sdtContent>
                </w:sdt>
                <w:sdt>
                  <w:sdtPr>
                    <w:id w:val="968666918"/>
                    <w:tag w:val="goog_rdk_123"/>
                  </w:sdtPr>
                  <w:sdtContent>
                    <w:commentRangeStart w:id="28"/>
                  </w:sdtContent>
                </w:sdt>
                <w:r w:rsidDel="00000000" w:rsidR="00000000" w:rsidRPr="00000000">
                  <w:rPr>
                    <w:rFonts w:ascii="Calibri" w:cs="Calibri" w:eastAsia="Calibri" w:hAnsi="Calibri"/>
                    <w:b w:val="1"/>
                    <w:bCs w:val="1"/>
                    <w:i w:val="1"/>
                    <w:iCs w:val="1"/>
                    <w:color w:val="ff0000"/>
                    <w:sz w:val="18"/>
                    <w:szCs w:val="18"/>
                    <w:rtl w:val="0"/>
                  </w:rPr>
                  <w:t xml:space="preserve">Scoop size calibrations</w:t>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280">
                <w:pPr>
                  <w:widowControl w:val="1"/>
                  <w:jc w:val="center"/>
                  <w:rPr>
                    <w:rFonts w:ascii="Calibri" w:cs="Calibri" w:eastAsia="Calibri" w:hAnsi="Calibri"/>
                    <w:b w:val="1"/>
                    <w:bCs w:val="1"/>
                    <w:i w:val="1"/>
                    <w:iCs w:val="1"/>
                    <w:color w:val="ff0000"/>
                    <w:sz w:val="18"/>
                    <w:szCs w:val="18"/>
                  </w:rPr>
                </w:pPr>
                <w:r w:rsidDel="00000000" w:rsidR="00000000" w:rsidRPr="00000000">
                  <w:rPr>
                    <w:rtl w:val="0"/>
                  </w:rPr>
                </w:r>
              </w:p>
            </w:tc>
            <w:tc>
              <w:tcPr>
                <w:vMerge w:val="continue"/>
                <w:tcBorders>
                  <w:top w:color="000000" w:space="0" w:sz="4" w:val="dotted"/>
                  <w:left w:color="000000" w:space="0" w:sz="4" w:val="dotted"/>
                  <w:bottom w:color="000000" w:space="0" w:sz="4" w:val="dotted"/>
                  <w:right w:color="000000" w:space="0" w:sz="4" w:val="dotted"/>
                </w:tcBorders>
                <w:shd w:fill="ccc1d9" w:val="clear"/>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color w:val="ff0000"/>
                    <w:sz w:val="18"/>
                    <w:szCs w:val="18"/>
                  </w:rPr>
                </w:pPr>
                <w:r w:rsidDel="00000000" w:rsidR="00000000" w:rsidRPr="00000000">
                  <w:rPr>
                    <w:rtl w:val="0"/>
                  </w:rPr>
                </w:r>
              </w:p>
            </w:tc>
          </w:tr>
        </w:tbl>
      </w:sdtContent>
    </w:sdt>
    <w:p w:rsidR="00000000" w:rsidDel="00000000" w:rsidP="00000000" w:rsidRDefault="00000000" w:rsidRPr="00000000" w14:paraId="00000282">
      <w:pPr>
        <w:pStyle w:val="Heading5"/>
        <w:spacing w:before="240" w:line="275" w:lineRule="auto"/>
        <w:jc w:val="both"/>
        <w:rPr>
          <w:rFonts w:ascii="Calibri" w:cs="Calibri" w:eastAsia="Calibri" w:hAnsi="Calibri"/>
          <w:sz w:val="24"/>
          <w:szCs w:val="24"/>
        </w:rPr>
      </w:pPr>
      <w:bookmarkStart w:colFirst="0" w:colLast="0" w:name="_heading=h.drp5hgom3jgk" w:id="14"/>
      <w:bookmarkEnd w:id="14"/>
      <w:r w:rsidDel="00000000" w:rsidR="00000000" w:rsidRPr="00000000">
        <w:rPr>
          <w:rFonts w:ascii="Calibri" w:cs="Calibri" w:eastAsia="Calibri" w:hAnsi="Calibri"/>
          <w:sz w:val="24"/>
          <w:szCs w:val="24"/>
          <w:rtl w:val="0"/>
        </w:rPr>
        <w:t xml:space="preserve">5.</w:t>
      </w:r>
      <w:r w:rsidDel="00000000" w:rsidR="00000000" w:rsidRPr="00000000">
        <w:rPr>
          <w:rFonts w:ascii="Calibri" w:cs="Calibri" w:eastAsia="Calibri" w:hAnsi="Calibri"/>
          <w:sz w:val="24"/>
          <w:szCs w:val="24"/>
          <w:rtl w:val="0"/>
        </w:rPr>
        <w:t xml:space="preserve">5. Station trials team’s services</w:t>
      </w:r>
    </w:p>
    <w:p w:rsidR="00000000" w:rsidDel="00000000" w:rsidP="00000000" w:rsidRDefault="00000000" w:rsidRPr="00000000" w14:paraId="00000283">
      <w:pPr>
        <w:spacing w:before="240" w:line="275"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Service: Trial implementatio</w:t>
      </w:r>
      <w:r w:rsidDel="00000000" w:rsidR="00000000" w:rsidRPr="00000000">
        <w:rPr>
          <w:rFonts w:ascii="Calibri" w:cs="Calibri" w:eastAsia="Calibri" w:hAnsi="Calibri"/>
          <w:b w:val="1"/>
          <w:bCs w:val="1"/>
          <w:color w:val="1b1c1d"/>
          <w:rtl w:val="0"/>
        </w:rPr>
        <w:t xml:space="preserve">n</w:t>
      </w:r>
      <w:r w:rsidDel="00000000" w:rsidR="00000000" w:rsidRPr="00000000">
        <w:rPr>
          <w:rtl w:val="0"/>
        </w:rPr>
      </w:r>
    </w:p>
    <w:p w:rsidR="00000000" w:rsidDel="00000000" w:rsidP="00000000" w:rsidRDefault="00000000" w:rsidRPr="00000000" w14:paraId="00000284">
      <w:pPr>
        <w:spacing w:after="200" w:before="240" w:line="275"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Client: Trial owners</w:t>
      </w:r>
    </w:p>
    <w:tbl>
      <w:tblPr>
        <w:tblStyle w:val="Table15"/>
        <w:tblW w:w="11610.0" w:type="dxa"/>
        <w:jc w:val="left"/>
        <w:tblInd w:w="-405.0" w:type="dxa"/>
        <w:tblLayout w:type="fixed"/>
        <w:tblLook w:val="0400"/>
      </w:tblPr>
      <w:tblGrid>
        <w:gridCol w:w="1830"/>
        <w:gridCol w:w="2625"/>
        <w:gridCol w:w="2835"/>
        <w:gridCol w:w="2415"/>
        <w:gridCol w:w="1905"/>
        <w:tblGridChange w:id="0">
          <w:tblGrid>
            <w:gridCol w:w="1830"/>
            <w:gridCol w:w="2625"/>
            <w:gridCol w:w="2835"/>
            <w:gridCol w:w="2415"/>
            <w:gridCol w:w="1905"/>
          </w:tblGrid>
        </w:tblGridChange>
      </w:tblGrid>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285">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Task</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286">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Expectation</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287">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Client’s responsibilities</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288">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Highest level of service</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289">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Level of service if requirements are not fully met</w:t>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8A">
            <w:pPr>
              <w:widowControl w:val="1"/>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Rotation plans</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8B">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Ensuring homogeneous soil conditions per block, considering zoning/rotations, and treatment layout</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8C">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trial plan is complete, and the sample size is well defined by: </w:t>
            </w:r>
          </w:p>
          <w:p w:rsidR="00000000" w:rsidDel="00000000" w:rsidP="00000000" w:rsidRDefault="00000000" w:rsidRPr="00000000" w14:paraId="0000028D">
            <w:pPr>
              <w:jc w:val="cente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8E">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June 30th </w:t>
            </w:r>
            <w:r w:rsidDel="00000000" w:rsidR="00000000" w:rsidRPr="00000000">
              <w:rPr>
                <w:rFonts w:ascii="Calibri" w:cs="Calibri" w:eastAsia="Calibri" w:hAnsi="Calibri"/>
                <w:sz w:val="18"/>
                <w:szCs w:val="18"/>
                <w:rtl w:val="0"/>
              </w:rPr>
              <w:t xml:space="preserve">(A Season); </w:t>
            </w:r>
          </w:p>
          <w:p w:rsidR="00000000" w:rsidDel="00000000" w:rsidP="00000000" w:rsidRDefault="00000000" w:rsidRPr="00000000" w14:paraId="0000028F">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November 25th </w:t>
            </w:r>
            <w:r w:rsidDel="00000000" w:rsidR="00000000" w:rsidRPr="00000000">
              <w:rPr>
                <w:rFonts w:ascii="Calibri" w:cs="Calibri" w:eastAsia="Calibri" w:hAnsi="Calibri"/>
                <w:sz w:val="18"/>
                <w:szCs w:val="18"/>
                <w:rtl w:val="0"/>
              </w:rPr>
              <w:t xml:space="preserve">(B Season); </w:t>
            </w:r>
          </w:p>
          <w:p w:rsidR="00000000" w:rsidDel="00000000" w:rsidP="00000000" w:rsidRDefault="00000000" w:rsidRPr="00000000" w14:paraId="00000290">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March 15th </w:t>
            </w:r>
            <w:r w:rsidDel="00000000" w:rsidR="00000000" w:rsidRPr="00000000">
              <w:rPr>
                <w:rFonts w:ascii="Calibri" w:cs="Calibri" w:eastAsia="Calibri" w:hAnsi="Calibri"/>
                <w:sz w:val="18"/>
                <w:szCs w:val="18"/>
                <w:rtl w:val="0"/>
              </w:rPr>
              <w:t xml:space="preserve">(C Season).</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91">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w:t>
            </w:r>
            <w:sdt>
              <w:sdtPr>
                <w:id w:val="194357345"/>
                <w:tag w:val="goog_rdk_125"/>
              </w:sdtPr>
              <w:sdtContent>
                <w:commentRangeStart w:id="29"/>
              </w:sdtContent>
            </w:sdt>
            <w:sdt>
              <w:sdtPr>
                <w:id w:val="-1256926707"/>
                <w:tag w:val="goog_rdk_126"/>
              </w:sdtPr>
              <w:sdtContent>
                <w:commentRangeStart w:id="30"/>
              </w:sdtContent>
            </w:sdt>
            <w:r w:rsidDel="00000000" w:rsidR="00000000" w:rsidRPr="00000000">
              <w:rPr>
                <w:rFonts w:ascii="Calibri" w:cs="Calibri" w:eastAsia="Calibri" w:hAnsi="Calibri"/>
                <w:b w:val="1"/>
                <w:bCs w:val="1"/>
                <w:sz w:val="18"/>
                <w:szCs w:val="18"/>
                <w:rtl w:val="0"/>
              </w:rPr>
              <w:t xml:space="preserve"> Pre-mortem </w:t>
            </w:r>
            <w:r w:rsidDel="00000000" w:rsidR="00000000" w:rsidRPr="00000000">
              <w:rPr>
                <w:rFonts w:ascii="Calibri" w:cs="Calibri" w:eastAsia="Calibri" w:hAnsi="Calibri"/>
                <w:sz w:val="18"/>
                <w:szCs w:val="18"/>
                <w:rtl w:val="0"/>
              </w:rPr>
              <w:t xml:space="preserve">provided within </w:t>
            </w:r>
            <w:r w:rsidDel="00000000" w:rsidR="00000000" w:rsidRPr="00000000">
              <w:rPr>
                <w:rFonts w:ascii="Calibri" w:cs="Calibri" w:eastAsia="Calibri" w:hAnsi="Calibri"/>
                <w:b w:val="1"/>
                <w:bCs w:val="1"/>
                <w:color w:val="ff0000"/>
                <w:sz w:val="18"/>
                <w:szCs w:val="18"/>
                <w:rtl w:val="0"/>
              </w:rPr>
              <w:t xml:space="preserve">2 weeks</w:t>
            </w:r>
            <w:r w:rsidDel="00000000" w:rsidR="00000000" w:rsidRPr="00000000">
              <w:rPr>
                <w:rFonts w:ascii="Calibri" w:cs="Calibri" w:eastAsia="Calibri" w:hAnsi="Calibri"/>
                <w:sz w:val="18"/>
                <w:szCs w:val="18"/>
                <w:rtl w:val="0"/>
              </w:rPr>
              <w:t xml:space="preserve"> after communicating the trial.</w:t>
            </w: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292">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293">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 ??</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94">
            <w:pPr>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Service provided after the approval of the Sub-team and INN Leads</w:t>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95">
            <w:pPr>
              <w:widowControl w:val="1"/>
              <w:jc w:val="center"/>
              <w:rPr>
                <w:rFonts w:ascii="Calibri" w:cs="Calibri" w:eastAsia="Calibri" w:hAnsi="Calibri"/>
                <w:b w:val="1"/>
                <w:bCs w:val="1"/>
                <w:color w:val="0000ff"/>
                <w:sz w:val="18"/>
                <w:szCs w:val="18"/>
              </w:rPr>
            </w:pPr>
            <w:r w:rsidDel="00000000" w:rsidR="00000000" w:rsidRPr="00000000">
              <w:rPr>
                <w:rFonts w:ascii="Calibri" w:cs="Calibri" w:eastAsia="Calibri" w:hAnsi="Calibri"/>
                <w:b w:val="1"/>
                <w:bCs w:val="1"/>
                <w:color w:val="003300"/>
                <w:sz w:val="18"/>
                <w:szCs w:val="18"/>
                <w:rtl w:val="0"/>
              </w:rPr>
              <w:t xml:space="preserve">Implementing treatment randomization</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96">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Adequate treatment sequencing in plots as indicated by the provided randomization.</w:t>
            </w:r>
          </w:p>
          <w:p w:rsidR="00000000" w:rsidDel="00000000" w:rsidP="00000000" w:rsidRDefault="00000000" w:rsidRPr="00000000" w14:paraId="00000297">
            <w:pPr>
              <w:widowControl w:val="1"/>
              <w:jc w:val="cente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98">
            <w:pPr>
              <w:widowControl w:val="1"/>
              <w:jc w:val="center"/>
              <w:rPr>
                <w:rFonts w:ascii="Calibri" w:cs="Calibri" w:eastAsia="Calibri" w:hAnsi="Calibri"/>
                <w:sz w:val="18"/>
                <w:szCs w:val="18"/>
              </w:rPr>
            </w:pPr>
            <w:r w:rsidDel="00000000" w:rsidR="00000000" w:rsidRPr="00000000">
              <w:rPr>
                <w:rFonts w:ascii="Calibri" w:cs="Calibri" w:eastAsia="Calibri" w:hAnsi="Calibri"/>
                <w:b w:val="1"/>
                <w:bCs w:val="1"/>
                <w:color w:val="0000ff"/>
                <w:sz w:val="18"/>
                <w:szCs w:val="18"/>
                <w:rtl w:val="0"/>
              </w:rPr>
              <w:t xml:space="preserve">P1: TO does randomisation; P1 does plot allocation</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99">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Protocols development task complete - protocol delivered in </w:t>
            </w:r>
            <w:r w:rsidDel="00000000" w:rsidR="00000000" w:rsidRPr="00000000">
              <w:rPr>
                <w:rFonts w:ascii="Calibri" w:cs="Calibri" w:eastAsia="Calibri" w:hAnsi="Calibri"/>
                <w:b w:val="1"/>
                <w:bCs w:val="1"/>
                <w:sz w:val="18"/>
                <w:szCs w:val="18"/>
                <w:rtl w:val="0"/>
              </w:rPr>
              <w:t xml:space="preserve">2 weeks </w:t>
            </w:r>
            <w:r w:rsidDel="00000000" w:rsidR="00000000" w:rsidRPr="00000000">
              <w:rPr>
                <w:rFonts w:ascii="Calibri" w:cs="Calibri" w:eastAsia="Calibri" w:hAnsi="Calibri"/>
                <w:sz w:val="18"/>
                <w:szCs w:val="18"/>
                <w:rtl w:val="0"/>
              </w:rPr>
              <w:t xml:space="preserve">before the trial starts</w:t>
            </w:r>
          </w:p>
          <w:p w:rsidR="00000000" w:rsidDel="00000000" w:rsidP="00000000" w:rsidRDefault="00000000" w:rsidRPr="00000000" w14:paraId="0000029A">
            <w:pPr>
              <w:jc w:val="cente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9B">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Data collection sheets with treatments randomized are delivered </w:t>
            </w:r>
            <w:r w:rsidDel="00000000" w:rsidR="00000000" w:rsidRPr="00000000">
              <w:rPr>
                <w:rFonts w:ascii="Calibri" w:cs="Calibri" w:eastAsia="Calibri" w:hAnsi="Calibri"/>
                <w:b w:val="1"/>
                <w:bCs w:val="1"/>
                <w:sz w:val="18"/>
                <w:szCs w:val="18"/>
                <w:rtl w:val="0"/>
              </w:rPr>
              <w:t xml:space="preserve">5 days</w:t>
            </w:r>
            <w:r w:rsidDel="00000000" w:rsidR="00000000" w:rsidRPr="00000000">
              <w:rPr>
                <w:rFonts w:ascii="Calibri" w:cs="Calibri" w:eastAsia="Calibri" w:hAnsi="Calibri"/>
                <w:sz w:val="18"/>
                <w:szCs w:val="18"/>
                <w:rtl w:val="0"/>
              </w:rPr>
              <w:t xml:space="preserve"> before the trial starts</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9C">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100%</w:t>
            </w:r>
            <w:r w:rsidDel="00000000" w:rsidR="00000000" w:rsidRPr="00000000">
              <w:rPr>
                <w:rFonts w:ascii="Calibri" w:cs="Calibri" w:eastAsia="Calibri" w:hAnsi="Calibri"/>
                <w:sz w:val="18"/>
                <w:szCs w:val="18"/>
                <w:rtl w:val="0"/>
              </w:rPr>
              <w:t xml:space="preserve"> of treatments are allocated correctly in the plots and blocks </w:t>
            </w:r>
          </w:p>
        </w:tc>
        <w:tc>
          <w:tcPr>
            <w:vMerge w:val="restart"/>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9D">
            <w:pPr>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Service is provided but later than expected, or with a low sample size. In this case, the implementing team is not held responsible.</w:t>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9E">
            <w:pPr>
              <w:widowControl w:val="1"/>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Input distribution to stations</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9F">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Getting inputs delivered to their respective stations</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A0">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Inputs and special trial supplies are delivered to the WH by: </w:t>
            </w:r>
          </w:p>
          <w:p w:rsidR="00000000" w:rsidDel="00000000" w:rsidP="00000000" w:rsidRDefault="00000000" w:rsidRPr="00000000" w14:paraId="000002A1">
            <w:pPr>
              <w:jc w:val="cente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A2">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July 30th (A Season); </w:t>
            </w:r>
          </w:p>
          <w:p w:rsidR="00000000" w:rsidDel="00000000" w:rsidP="00000000" w:rsidRDefault="00000000" w:rsidRPr="00000000" w14:paraId="000002A3">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January 5th (B Season); </w:t>
            </w:r>
          </w:p>
          <w:p w:rsidR="00000000" w:rsidDel="00000000" w:rsidP="00000000" w:rsidRDefault="00000000" w:rsidRPr="00000000" w14:paraId="000002A4">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April 15th (C Season).</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A5">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Aug 15th (A Season); </w:t>
            </w:r>
          </w:p>
          <w:p w:rsidR="00000000" w:rsidDel="00000000" w:rsidP="00000000" w:rsidRDefault="00000000" w:rsidRPr="00000000" w14:paraId="000002A6">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January 15th (B Season); </w:t>
            </w:r>
          </w:p>
          <w:p w:rsidR="00000000" w:rsidDel="00000000" w:rsidP="00000000" w:rsidRDefault="00000000" w:rsidRPr="00000000" w14:paraId="000002A7">
            <w:pPr>
              <w:jc w:val="center"/>
              <w:rPr>
                <w:rFonts w:ascii="Calibri" w:cs="Calibri" w:eastAsia="Calibri" w:hAnsi="Calibri"/>
                <w:strike w:val="1"/>
                <w:sz w:val="18"/>
                <w:szCs w:val="18"/>
              </w:rPr>
            </w:pPr>
            <w:r w:rsidDel="00000000" w:rsidR="00000000" w:rsidRPr="00000000">
              <w:rPr>
                <w:rFonts w:ascii="Calibri" w:cs="Calibri" w:eastAsia="Calibri" w:hAnsi="Calibri"/>
                <w:sz w:val="18"/>
                <w:szCs w:val="18"/>
                <w:rtl w:val="0"/>
              </w:rPr>
              <w:t xml:space="preserve">April 30th (C Season)</w:t>
            </w:r>
            <w:r w:rsidDel="00000000" w:rsidR="00000000" w:rsidRPr="00000000">
              <w:rPr>
                <w:rtl w:val="0"/>
              </w:rPr>
            </w:r>
          </w:p>
        </w:tc>
        <w:tc>
          <w:tcPr>
            <w:vMerge w:val="continue"/>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A8">
            <w:pPr>
              <w:spacing w:line="276" w:lineRule="auto"/>
              <w:rPr>
                <w:rFonts w:ascii="Calibri" w:cs="Calibri" w:eastAsia="Calibri" w:hAnsi="Calibri"/>
                <w:strike w:val="1"/>
                <w:color w:val="ff0000"/>
                <w:sz w:val="18"/>
                <w:szCs w:val="18"/>
              </w:rPr>
            </w:pPr>
            <w:r w:rsidDel="00000000" w:rsidR="00000000" w:rsidRPr="00000000">
              <w:rPr>
                <w:rtl w:val="0"/>
              </w:rPr>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A9">
            <w:pPr>
              <w:widowControl w:val="1"/>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Timely implementation</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AA">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Each activity is completed on time and according to the agreed-upon protocol</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AB">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Protocol is delivered </w:t>
            </w:r>
            <w:r w:rsidDel="00000000" w:rsidR="00000000" w:rsidRPr="00000000">
              <w:rPr>
                <w:rFonts w:ascii="Calibri" w:cs="Calibri" w:eastAsia="Calibri" w:hAnsi="Calibri"/>
                <w:b w:val="1"/>
                <w:bCs w:val="1"/>
                <w:sz w:val="18"/>
                <w:szCs w:val="18"/>
                <w:rtl w:val="0"/>
              </w:rPr>
              <w:t xml:space="preserve">2 weeks </w:t>
            </w:r>
            <w:r w:rsidDel="00000000" w:rsidR="00000000" w:rsidRPr="00000000">
              <w:rPr>
                <w:rFonts w:ascii="Calibri" w:cs="Calibri" w:eastAsia="Calibri" w:hAnsi="Calibri"/>
                <w:sz w:val="18"/>
                <w:szCs w:val="18"/>
                <w:rtl w:val="0"/>
              </w:rPr>
              <w:t xml:space="preserve">before the activity starts</w:t>
            </w:r>
          </w:p>
          <w:p w:rsidR="00000000" w:rsidDel="00000000" w:rsidP="00000000" w:rsidRDefault="00000000" w:rsidRPr="00000000" w14:paraId="000002AC">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Special measurement materials sourcing done </w:t>
            </w:r>
            <w:r w:rsidDel="00000000" w:rsidR="00000000" w:rsidRPr="00000000">
              <w:rPr>
                <w:rFonts w:ascii="Calibri" w:cs="Calibri" w:eastAsia="Calibri" w:hAnsi="Calibri"/>
                <w:b w:val="1"/>
                <w:bCs w:val="1"/>
                <w:sz w:val="18"/>
                <w:szCs w:val="18"/>
                <w:rtl w:val="0"/>
              </w:rPr>
              <w:t xml:space="preserve">10 days </w:t>
            </w:r>
            <w:r w:rsidDel="00000000" w:rsidR="00000000" w:rsidRPr="00000000">
              <w:rPr>
                <w:rFonts w:ascii="Calibri" w:cs="Calibri" w:eastAsia="Calibri" w:hAnsi="Calibri"/>
                <w:sz w:val="18"/>
                <w:szCs w:val="18"/>
                <w:rtl w:val="0"/>
              </w:rPr>
              <w:t xml:space="preserve">before the measurement, with </w:t>
            </w:r>
            <w:r w:rsidDel="00000000" w:rsidR="00000000" w:rsidRPr="00000000">
              <w:rPr>
                <w:rFonts w:ascii="Calibri" w:cs="Calibri" w:eastAsia="Calibri" w:hAnsi="Calibri"/>
                <w:b w:val="1"/>
                <w:bCs w:val="1"/>
                <w:sz w:val="18"/>
                <w:szCs w:val="18"/>
                <w:rtl w:val="0"/>
              </w:rPr>
              <w:t xml:space="preserve">protocol and training</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AD">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 later than 3 days from the planned time       </w:t>
            </w:r>
          </w:p>
        </w:tc>
        <w:tc>
          <w:tcPr>
            <w:vMerge w:val="continue"/>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AE">
            <w:pPr>
              <w:spacing w:line="276" w:lineRule="auto"/>
              <w:rPr>
                <w:rFonts w:ascii="Calibri" w:cs="Calibri" w:eastAsia="Calibri" w:hAnsi="Calibri"/>
                <w:sz w:val="18"/>
                <w:szCs w:val="18"/>
              </w:rPr>
            </w:pPr>
            <w:r w:rsidDel="00000000" w:rsidR="00000000" w:rsidRPr="00000000">
              <w:rPr>
                <w:rtl w:val="0"/>
              </w:rPr>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AF">
            <w:pPr>
              <w:widowControl w:val="1"/>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Quantitative/qualitative data collection</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B0">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Collecting agreed-upon data accurately and on time</w:t>
            </w:r>
          </w:p>
        </w:tc>
        <w:tc>
          <w:tcPr>
            <w:vMerge w:val="restart"/>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B1">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datasheet is complete (100%) in </w:t>
            </w:r>
            <w:r w:rsidDel="00000000" w:rsidR="00000000" w:rsidRPr="00000000">
              <w:rPr>
                <w:rFonts w:ascii="Calibri" w:cs="Calibri" w:eastAsia="Calibri" w:hAnsi="Calibri"/>
                <w:b w:val="1"/>
                <w:bCs w:val="1"/>
                <w:sz w:val="18"/>
                <w:szCs w:val="18"/>
                <w:rtl w:val="0"/>
              </w:rPr>
              <w:t xml:space="preserve">5 days</w:t>
            </w:r>
            <w:r w:rsidDel="00000000" w:rsidR="00000000" w:rsidRPr="00000000">
              <w:rPr>
                <w:rFonts w:ascii="Calibri" w:cs="Calibri" w:eastAsia="Calibri" w:hAnsi="Calibri"/>
                <w:sz w:val="18"/>
                <w:szCs w:val="18"/>
                <w:rtl w:val="0"/>
              </w:rPr>
              <w:t xml:space="preserve"> before the trial starts</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B2">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2</w:t>
            </w:r>
            <w:r w:rsidDel="00000000" w:rsidR="00000000" w:rsidRPr="00000000">
              <w:rPr>
                <w:rFonts w:ascii="Calibri" w:cs="Calibri" w:eastAsia="Calibri" w:hAnsi="Calibri"/>
                <w:sz w:val="18"/>
                <w:szCs w:val="18"/>
                <w:rtl w:val="0"/>
              </w:rPr>
              <w:t xml:space="preserve"> days after data recording</w:t>
            </w:r>
            <w:r w:rsidDel="00000000" w:rsidR="00000000" w:rsidRPr="00000000">
              <w:rPr>
                <w:rtl w:val="0"/>
              </w:rPr>
            </w:r>
          </w:p>
        </w:tc>
        <w:tc>
          <w:tcPr>
            <w:vMerge w:val="restart"/>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B3">
            <w:pPr>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Data are collected only with the blocks that are still in the right data collection window</w:t>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B4">
            <w:pPr>
              <w:widowControl w:val="1"/>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Data submission</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B5">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Timely submission of collected data</w:t>
            </w:r>
          </w:p>
        </w:tc>
        <w:tc>
          <w:tcPr>
            <w:vMerge w:val="continue"/>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B6">
            <w:pPr>
              <w:spacing w:line="276" w:lineRule="auto"/>
              <w:rPr>
                <w:rFonts w:ascii="Calibri" w:cs="Calibri" w:eastAsia="Calibri" w:hAnsi="Calibri"/>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B7">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5</w:t>
            </w:r>
            <w:r w:rsidDel="00000000" w:rsidR="00000000" w:rsidRPr="00000000">
              <w:rPr>
                <w:rFonts w:ascii="Calibri" w:cs="Calibri" w:eastAsia="Calibri" w:hAnsi="Calibri"/>
                <w:sz w:val="18"/>
                <w:szCs w:val="18"/>
                <w:rtl w:val="0"/>
              </w:rPr>
              <w:t xml:space="preserve"> days after data recording</w:t>
            </w:r>
          </w:p>
        </w:tc>
        <w:tc>
          <w:tcPr>
            <w:vMerge w:val="continue"/>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B8">
            <w:pPr>
              <w:spacing w:line="276" w:lineRule="auto"/>
              <w:rPr>
                <w:rFonts w:ascii="Calibri" w:cs="Calibri" w:eastAsia="Calibri" w:hAnsi="Calibri"/>
                <w:sz w:val="18"/>
                <w:szCs w:val="18"/>
              </w:rPr>
            </w:pPr>
            <w:r w:rsidDel="00000000" w:rsidR="00000000" w:rsidRPr="00000000">
              <w:rPr>
                <w:rtl w:val="0"/>
              </w:rPr>
            </w:r>
          </w:p>
        </w:tc>
      </w:tr>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B9">
            <w:pPr>
              <w:widowControl w:val="1"/>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Weather sensors installation and Security</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BA">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Ensuring continuous weather data collection and submission. This is considered “data submission” if a manual tool is being used.</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BB">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Providing a working weather sensor and installation protocol</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BC">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100% </w:t>
            </w:r>
            <w:r w:rsidDel="00000000" w:rsidR="00000000" w:rsidRPr="00000000">
              <w:rPr>
                <w:rFonts w:ascii="Calibri" w:cs="Calibri" w:eastAsia="Calibri" w:hAnsi="Calibri"/>
                <w:sz w:val="18"/>
                <w:szCs w:val="18"/>
                <w:rtl w:val="0"/>
              </w:rPr>
              <w:t xml:space="preserve">of sensors are installed according to the protocol</w:t>
            </w:r>
          </w:p>
          <w:p w:rsidR="00000000" w:rsidDel="00000000" w:rsidP="00000000" w:rsidRDefault="00000000" w:rsidRPr="00000000" w14:paraId="000002BD">
            <w:pPr>
              <w:jc w:val="cente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BE">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Sensor troubleshooting support is provided within </w:t>
            </w:r>
            <w:r w:rsidDel="00000000" w:rsidR="00000000" w:rsidRPr="00000000">
              <w:rPr>
                <w:rFonts w:ascii="Calibri" w:cs="Calibri" w:eastAsia="Calibri" w:hAnsi="Calibri"/>
                <w:b w:val="1"/>
                <w:bCs w:val="1"/>
                <w:sz w:val="18"/>
                <w:szCs w:val="18"/>
                <w:rtl w:val="0"/>
              </w:rPr>
              <w:t xml:space="preserve">2 days</w:t>
            </w:r>
            <w:r w:rsidDel="00000000" w:rsidR="00000000" w:rsidRPr="00000000">
              <w:rPr>
                <w:rFonts w:ascii="Calibri" w:cs="Calibri" w:eastAsia="Calibri" w:hAnsi="Calibri"/>
                <w:sz w:val="18"/>
                <w:szCs w:val="18"/>
                <w:rtl w:val="0"/>
              </w:rPr>
              <w:t xml:space="preserve"> after the request.</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BF">
            <w:pPr>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No service</w:t>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C0">
            <w:pPr>
              <w:widowControl w:val="1"/>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Soil/plant samples collection</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C1">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Soil and plant samples are collected according to an agreed-upon protocol, well labeled, and well kept</w:t>
            </w:r>
          </w:p>
        </w:tc>
        <w:tc>
          <w:tcPr>
            <w:vMerge w:val="restart"/>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C2">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Protocol is delivered </w:t>
            </w:r>
            <w:r w:rsidDel="00000000" w:rsidR="00000000" w:rsidRPr="00000000">
              <w:rPr>
                <w:rFonts w:ascii="Calibri" w:cs="Calibri" w:eastAsia="Calibri" w:hAnsi="Calibri"/>
                <w:b w:val="1"/>
                <w:bCs w:val="1"/>
                <w:sz w:val="18"/>
                <w:szCs w:val="18"/>
                <w:rtl w:val="0"/>
              </w:rPr>
              <w:t xml:space="preserve">2 weeks </w:t>
            </w:r>
            <w:r w:rsidDel="00000000" w:rsidR="00000000" w:rsidRPr="00000000">
              <w:rPr>
                <w:rFonts w:ascii="Calibri" w:cs="Calibri" w:eastAsia="Calibri" w:hAnsi="Calibri"/>
                <w:sz w:val="18"/>
                <w:szCs w:val="18"/>
                <w:rtl w:val="0"/>
              </w:rPr>
              <w:t xml:space="preserve">before the soil sampling activity starts</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C3">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Soil/plant samples are collected on </w:t>
            </w:r>
            <w:r w:rsidDel="00000000" w:rsidR="00000000" w:rsidRPr="00000000">
              <w:rPr>
                <w:rFonts w:ascii="Calibri" w:cs="Calibri" w:eastAsia="Calibri" w:hAnsi="Calibri"/>
                <w:b w:val="1"/>
                <w:bCs w:val="1"/>
                <w:sz w:val="18"/>
                <w:szCs w:val="18"/>
                <w:rtl w:val="0"/>
              </w:rPr>
              <w:t xml:space="preserve">100% </w:t>
            </w:r>
            <w:r w:rsidDel="00000000" w:rsidR="00000000" w:rsidRPr="00000000">
              <w:rPr>
                <w:rFonts w:ascii="Calibri" w:cs="Calibri" w:eastAsia="Calibri" w:hAnsi="Calibri"/>
                <w:sz w:val="18"/>
                <w:szCs w:val="18"/>
                <w:rtl w:val="0"/>
              </w:rPr>
              <w:t xml:space="preserve">of plots</w:t>
            </w:r>
          </w:p>
        </w:tc>
        <w:tc>
          <w:tcPr>
            <w:vMerge w:val="restart"/>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C4">
            <w:pPr>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Soil samples or plant samples will be collected on the blocks that are still in the right condition at the time of protocol availability</w:t>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C5">
            <w:pPr>
              <w:widowControl w:val="1"/>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Soil/plant samples submission</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C6">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Soil samples are delivered to the Laboratory team on time</w:t>
            </w:r>
          </w:p>
        </w:tc>
        <w:tc>
          <w:tcPr>
            <w:vMerge w:val="continue"/>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C7">
            <w:pPr>
              <w:spacing w:line="276" w:lineRule="auto"/>
              <w:rPr>
                <w:rFonts w:ascii="Calibri" w:cs="Calibri" w:eastAsia="Calibri" w:hAnsi="Calibri"/>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C8">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Samples are submitted to the Laboratory not later than </w:t>
            </w:r>
          </w:p>
          <w:p w:rsidR="00000000" w:rsidDel="00000000" w:rsidP="00000000" w:rsidRDefault="00000000" w:rsidRPr="00000000" w14:paraId="000002C9">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10 days for soil samples </w:t>
            </w:r>
            <w:r w:rsidDel="00000000" w:rsidR="00000000" w:rsidRPr="00000000">
              <w:rPr>
                <w:rFonts w:ascii="Calibri" w:cs="Calibri" w:eastAsia="Calibri" w:hAnsi="Calibri"/>
                <w:sz w:val="18"/>
                <w:szCs w:val="18"/>
                <w:rtl w:val="0"/>
              </w:rPr>
              <w:t xml:space="preserve">and </w:t>
            </w:r>
            <w:r w:rsidDel="00000000" w:rsidR="00000000" w:rsidRPr="00000000">
              <w:rPr>
                <w:rFonts w:ascii="Calibri" w:cs="Calibri" w:eastAsia="Calibri" w:hAnsi="Calibri"/>
                <w:b w:val="1"/>
                <w:bCs w:val="1"/>
                <w:sz w:val="18"/>
                <w:szCs w:val="18"/>
                <w:rtl w:val="0"/>
              </w:rPr>
              <w:t xml:space="preserve">10 days for plant samples</w:t>
            </w:r>
            <w:r w:rsidDel="00000000" w:rsidR="00000000" w:rsidRPr="00000000">
              <w:rPr>
                <w:rtl w:val="0"/>
              </w:rPr>
            </w:r>
          </w:p>
        </w:tc>
        <w:tc>
          <w:tcPr>
            <w:vMerge w:val="continue"/>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CA">
            <w:pPr>
              <w:spacing w:line="276" w:lineRule="auto"/>
              <w:rPr>
                <w:rFonts w:ascii="Calibri" w:cs="Calibri" w:eastAsia="Calibri" w:hAnsi="Calibri"/>
                <w:sz w:val="18"/>
                <w:szCs w:val="18"/>
              </w:rPr>
            </w:pPr>
            <w:r w:rsidDel="00000000" w:rsidR="00000000" w:rsidRPr="00000000">
              <w:rPr>
                <w:rtl w:val="0"/>
              </w:rPr>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CB">
            <w:pPr>
              <w:widowControl w:val="1"/>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Execution progress update</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CC">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Trials implementation updates are provided regularly in an agreed-upon format</w:t>
            </w:r>
          </w:p>
        </w:tc>
        <w:tc>
          <w:tcPr>
            <w:vMerge w:val="restart"/>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CD">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NA</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CE">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Execution updates are shared </w:t>
            </w:r>
            <w:r w:rsidDel="00000000" w:rsidR="00000000" w:rsidRPr="00000000">
              <w:rPr>
                <w:rFonts w:ascii="Calibri" w:cs="Calibri" w:eastAsia="Calibri" w:hAnsi="Calibri"/>
                <w:b w:val="1"/>
                <w:bCs w:val="1"/>
                <w:sz w:val="18"/>
                <w:szCs w:val="18"/>
                <w:rtl w:val="0"/>
              </w:rPr>
              <w:t xml:space="preserve">5 days </w:t>
            </w:r>
            <w:r w:rsidDel="00000000" w:rsidR="00000000" w:rsidRPr="00000000">
              <w:rPr>
                <w:rFonts w:ascii="Calibri" w:cs="Calibri" w:eastAsia="Calibri" w:hAnsi="Calibri"/>
                <w:sz w:val="18"/>
                <w:szCs w:val="18"/>
                <w:rtl w:val="0"/>
              </w:rPr>
              <w:t xml:space="preserve">after each trial period completion.</w:t>
            </w:r>
          </w:p>
        </w:tc>
        <w:tc>
          <w:tcPr>
            <w:vMerge w:val="restart"/>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CF">
            <w:pPr>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NA</w:t>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D0">
            <w:pPr>
              <w:widowControl w:val="1"/>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Data cleaning &amp; handover</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D1">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Official confirmation that the data are ready for analysis</w:t>
            </w:r>
          </w:p>
        </w:tc>
        <w:tc>
          <w:tcPr>
            <w:vMerge w:val="continue"/>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D2">
            <w:pPr>
              <w:spacing w:line="276" w:lineRule="auto"/>
              <w:rPr>
                <w:rFonts w:ascii="Calibri" w:cs="Calibri" w:eastAsia="Calibri" w:hAnsi="Calibri"/>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D3">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 working days after final station data upload</w:t>
            </w:r>
          </w:p>
        </w:tc>
        <w:tc>
          <w:tcPr>
            <w:vMerge w:val="continue"/>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D4">
            <w:pPr>
              <w:spacing w:line="276" w:lineRule="auto"/>
              <w:rPr>
                <w:rFonts w:ascii="Calibri" w:cs="Calibri" w:eastAsia="Calibri" w:hAnsi="Calibri"/>
                <w:sz w:val="18"/>
                <w:szCs w:val="18"/>
              </w:rPr>
            </w:pPr>
            <w:r w:rsidDel="00000000" w:rsidR="00000000" w:rsidRPr="00000000">
              <w:rPr>
                <w:rtl w:val="0"/>
              </w:rPr>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D5">
            <w:pPr>
              <w:widowControl w:val="1"/>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Observations + Lessons learnt consolidation at the end of the trial</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D6">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Consolidating the observations and lessons learnt by the implementing team and delivering that information to the TO for mutual learning</w:t>
            </w:r>
          </w:p>
        </w:tc>
        <w:tc>
          <w:tcPr>
            <w:vMerge w:val="continue"/>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D7">
            <w:pPr>
              <w:spacing w:line="276" w:lineRule="auto"/>
              <w:rPr>
                <w:rFonts w:ascii="Calibri" w:cs="Calibri" w:eastAsia="Calibri" w:hAnsi="Calibri"/>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D8">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20 working days after the cleaned data handover</w:t>
            </w:r>
          </w:p>
        </w:tc>
        <w:tc>
          <w:tcPr>
            <w:vMerge w:val="continue"/>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D9">
            <w:pPr>
              <w:spacing w:line="276" w:lineRule="auto"/>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2DA">
      <w:pPr>
        <w:rPr>
          <w:rFonts w:ascii="Calibri" w:cs="Calibri" w:eastAsia="Calibri" w:hAnsi="Calibri"/>
          <w:color w:val="ffffff"/>
        </w:rPr>
      </w:pPr>
      <w:r w:rsidDel="00000000" w:rsidR="00000000" w:rsidRPr="00000000">
        <w:rPr>
          <w:rtl w:val="0"/>
        </w:rPr>
      </w:r>
    </w:p>
    <w:p w:rsidR="00000000" w:rsidDel="00000000" w:rsidP="00000000" w:rsidRDefault="00000000" w:rsidRPr="00000000" w14:paraId="000002DB">
      <w:pPr>
        <w:pStyle w:val="Heading5"/>
        <w:spacing w:before="0" w:line="275" w:lineRule="auto"/>
        <w:jc w:val="both"/>
        <w:rPr>
          <w:rFonts w:ascii="Calibri" w:cs="Calibri" w:eastAsia="Calibri" w:hAnsi="Calibri"/>
          <w:sz w:val="24"/>
          <w:szCs w:val="24"/>
        </w:rPr>
      </w:pPr>
      <w:bookmarkStart w:colFirst="0" w:colLast="0" w:name="_heading=h.je3qtpzhs0bc" w:id="15"/>
      <w:bookmarkEnd w:id="15"/>
      <w:r w:rsidDel="00000000" w:rsidR="00000000" w:rsidRPr="00000000">
        <w:rPr>
          <w:rFonts w:ascii="Calibri" w:cs="Calibri" w:eastAsia="Calibri" w:hAnsi="Calibri"/>
          <w:sz w:val="24"/>
          <w:szCs w:val="24"/>
          <w:rtl w:val="0"/>
        </w:rPr>
        <w:t xml:space="preserve">5.6. Field trials teams’ services</w:t>
      </w:r>
    </w:p>
    <w:p w:rsidR="00000000" w:rsidDel="00000000" w:rsidP="00000000" w:rsidRDefault="00000000" w:rsidRPr="00000000" w14:paraId="000002DC">
      <w:pPr>
        <w:pBdr>
          <w:top w:space="0" w:sz="0" w:val="nil"/>
          <w:left w:space="0" w:sz="0" w:val="nil"/>
          <w:bottom w:space="0" w:sz="0" w:val="nil"/>
          <w:right w:space="0" w:sz="0" w:val="nil"/>
          <w:between w:space="0" w:sz="0" w:val="nil"/>
        </w:pBdr>
        <w:spacing w:before="240" w:line="275"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Service: Trial implementatio</w:t>
      </w:r>
      <w:r w:rsidDel="00000000" w:rsidR="00000000" w:rsidRPr="00000000">
        <w:rPr>
          <w:rFonts w:ascii="Calibri" w:cs="Calibri" w:eastAsia="Calibri" w:hAnsi="Calibri"/>
          <w:b w:val="1"/>
          <w:bCs w:val="1"/>
          <w:color w:val="1b1c1d"/>
          <w:rtl w:val="0"/>
        </w:rPr>
        <w:t xml:space="preserve">n</w:t>
      </w: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spacing w:after="0" w:before="240" w:line="275" w:lineRule="auto"/>
        <w:jc w:val="both"/>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Client: Trial owners</w:t>
      </w:r>
    </w:p>
    <w:tbl>
      <w:tblPr>
        <w:tblStyle w:val="Table16"/>
        <w:tblW w:w="11610.0" w:type="dxa"/>
        <w:jc w:val="left"/>
        <w:tblInd w:w="-405.0" w:type="dxa"/>
        <w:tblLayout w:type="fixed"/>
        <w:tblLook w:val="0400"/>
      </w:tblPr>
      <w:tblGrid>
        <w:gridCol w:w="1755"/>
        <w:gridCol w:w="2760"/>
        <w:gridCol w:w="2835"/>
        <w:gridCol w:w="2445"/>
        <w:gridCol w:w="1815"/>
        <w:tblGridChange w:id="0">
          <w:tblGrid>
            <w:gridCol w:w="1755"/>
            <w:gridCol w:w="2760"/>
            <w:gridCol w:w="2835"/>
            <w:gridCol w:w="2445"/>
            <w:gridCol w:w="1815"/>
          </w:tblGrid>
        </w:tblGridChange>
      </w:tblGrid>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2DE">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Task</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2DF">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Expectation</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2E0">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Client’s responsibilities</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2E1">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Highest level of service</w:t>
            </w:r>
          </w:p>
        </w:tc>
        <w:tc>
          <w:tcPr>
            <w:tcBorders>
              <w:top w:color="000000" w:space="0" w:sz="4" w:val="dotted"/>
              <w:left w:color="000000" w:space="0" w:sz="4" w:val="dotted"/>
              <w:bottom w:color="000000" w:space="0" w:sz="4" w:val="dotted"/>
              <w:right w:color="000000" w:space="0" w:sz="4" w:val="dotted"/>
            </w:tcBorders>
            <w:shd w:fill="a6a6a6" w:val="clear"/>
            <w:vAlign w:val="center"/>
          </w:tcPr>
          <w:p w:rsidR="00000000" w:rsidDel="00000000" w:rsidP="00000000" w:rsidRDefault="00000000" w:rsidRPr="00000000" w14:paraId="000002E2">
            <w:pPr>
              <w:widowControl w:val="1"/>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Level of service if requirements are not fully met</w:t>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E3">
            <w:pPr>
              <w:widowControl w:val="1"/>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Farmers' recruitment</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E4">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Enrolling the required sample size of trial participants and fields based on agreed-upon criteria and confirming consent.</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E5">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trial plan is complete, and the sample size is well defined by: </w:t>
            </w:r>
          </w:p>
          <w:p w:rsidR="00000000" w:rsidDel="00000000" w:rsidP="00000000" w:rsidRDefault="00000000" w:rsidRPr="00000000" w14:paraId="000002E6">
            <w:pPr>
              <w:jc w:val="cente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E7">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June 30th </w:t>
            </w:r>
            <w:r w:rsidDel="00000000" w:rsidR="00000000" w:rsidRPr="00000000">
              <w:rPr>
                <w:rFonts w:ascii="Calibri" w:cs="Calibri" w:eastAsia="Calibri" w:hAnsi="Calibri"/>
                <w:sz w:val="18"/>
                <w:szCs w:val="18"/>
                <w:rtl w:val="0"/>
              </w:rPr>
              <w:t xml:space="preserve">(A Season); </w:t>
            </w:r>
          </w:p>
          <w:p w:rsidR="00000000" w:rsidDel="00000000" w:rsidP="00000000" w:rsidRDefault="00000000" w:rsidRPr="00000000" w14:paraId="000002E8">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November 25th </w:t>
            </w:r>
            <w:r w:rsidDel="00000000" w:rsidR="00000000" w:rsidRPr="00000000">
              <w:rPr>
                <w:rFonts w:ascii="Calibri" w:cs="Calibri" w:eastAsia="Calibri" w:hAnsi="Calibri"/>
                <w:sz w:val="18"/>
                <w:szCs w:val="18"/>
                <w:rtl w:val="0"/>
              </w:rPr>
              <w:t xml:space="preserve">(B Season); </w:t>
            </w:r>
          </w:p>
          <w:p w:rsidR="00000000" w:rsidDel="00000000" w:rsidP="00000000" w:rsidRDefault="00000000" w:rsidRPr="00000000" w14:paraId="000002E9">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March 15th </w:t>
            </w:r>
            <w:r w:rsidDel="00000000" w:rsidR="00000000" w:rsidRPr="00000000">
              <w:rPr>
                <w:rFonts w:ascii="Calibri" w:cs="Calibri" w:eastAsia="Calibri" w:hAnsi="Calibri"/>
                <w:sz w:val="18"/>
                <w:szCs w:val="18"/>
                <w:rtl w:val="0"/>
              </w:rPr>
              <w:t xml:space="preserve">(C Season).</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EA">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 Pre-mortem </w:t>
            </w:r>
            <w:r w:rsidDel="00000000" w:rsidR="00000000" w:rsidRPr="00000000">
              <w:rPr>
                <w:rFonts w:ascii="Calibri" w:cs="Calibri" w:eastAsia="Calibri" w:hAnsi="Calibri"/>
                <w:sz w:val="18"/>
                <w:szCs w:val="18"/>
                <w:rtl w:val="0"/>
              </w:rPr>
              <w:t xml:space="preserve">provided within </w:t>
            </w:r>
            <w:r w:rsidDel="00000000" w:rsidR="00000000" w:rsidRPr="00000000">
              <w:rPr>
                <w:rFonts w:ascii="Calibri" w:cs="Calibri" w:eastAsia="Calibri" w:hAnsi="Calibri"/>
                <w:b w:val="1"/>
                <w:bCs w:val="1"/>
                <w:color w:val="ff0000"/>
                <w:sz w:val="18"/>
                <w:szCs w:val="18"/>
                <w:rtl w:val="0"/>
              </w:rPr>
              <w:t xml:space="preserve">4 weeks</w:t>
            </w:r>
            <w:r w:rsidDel="00000000" w:rsidR="00000000" w:rsidRPr="00000000">
              <w:rPr>
                <w:rFonts w:ascii="Calibri" w:cs="Calibri" w:eastAsia="Calibri" w:hAnsi="Calibri"/>
                <w:sz w:val="18"/>
                <w:szCs w:val="18"/>
                <w:rtl w:val="0"/>
              </w:rPr>
              <w:t xml:space="preserve"> after communicating the trial (bandwidth, space, protocols, tools).</w:t>
            </w:r>
          </w:p>
          <w:p w:rsidR="00000000" w:rsidDel="00000000" w:rsidP="00000000" w:rsidRDefault="00000000" w:rsidRPr="00000000" w14:paraId="000002EB">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2EC">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- 100</w:t>
            </w:r>
            <w:r w:rsidDel="00000000" w:rsidR="00000000" w:rsidRPr="00000000">
              <w:rPr>
                <w:rFonts w:ascii="Calibri" w:cs="Calibri" w:eastAsia="Calibri" w:hAnsi="Calibri"/>
                <w:sz w:val="18"/>
                <w:szCs w:val="18"/>
                <w:rtl w:val="0"/>
              </w:rPr>
              <w:t xml:space="preserve">% of farmers who completed the trial and well-selected fields</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ED">
            <w:pPr>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Service provided after the approval of the Sub-team and INN Leads</w:t>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EE">
            <w:pPr>
              <w:widowControl w:val="1"/>
              <w:jc w:val="center"/>
              <w:rPr>
                <w:rFonts w:ascii="Calibri" w:cs="Calibri" w:eastAsia="Calibri" w:hAnsi="Calibri"/>
                <w:b w:val="1"/>
                <w:bCs w:val="1"/>
                <w:color w:val="0000ff"/>
                <w:sz w:val="18"/>
                <w:szCs w:val="18"/>
              </w:rPr>
            </w:pPr>
            <w:r w:rsidDel="00000000" w:rsidR="00000000" w:rsidRPr="00000000">
              <w:rPr>
                <w:rFonts w:ascii="Calibri" w:cs="Calibri" w:eastAsia="Calibri" w:hAnsi="Calibri"/>
                <w:b w:val="1"/>
                <w:bCs w:val="1"/>
                <w:color w:val="003300"/>
                <w:sz w:val="18"/>
                <w:szCs w:val="18"/>
                <w:rtl w:val="0"/>
              </w:rPr>
              <w:t xml:space="preserve">Implementing treatment randomization</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EF">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Adequate treatment sequencing in plots as indicated by the provided randomization.</w:t>
            </w:r>
          </w:p>
          <w:p w:rsidR="00000000" w:rsidDel="00000000" w:rsidP="00000000" w:rsidRDefault="00000000" w:rsidRPr="00000000" w14:paraId="000002F0">
            <w:pPr>
              <w:widowControl w:val="1"/>
              <w:jc w:val="cente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F1">
            <w:pPr>
              <w:widowControl w:val="1"/>
              <w:jc w:val="center"/>
              <w:rPr>
                <w:rFonts w:ascii="Calibri" w:cs="Calibri" w:eastAsia="Calibri" w:hAnsi="Calibri"/>
                <w:sz w:val="18"/>
                <w:szCs w:val="18"/>
              </w:rPr>
            </w:pPr>
            <w:r w:rsidDel="00000000" w:rsidR="00000000" w:rsidRPr="00000000">
              <w:rPr>
                <w:rFonts w:ascii="Calibri" w:cs="Calibri" w:eastAsia="Calibri" w:hAnsi="Calibri"/>
                <w:b w:val="1"/>
                <w:bCs w:val="1"/>
                <w:color w:val="0000ff"/>
                <w:sz w:val="18"/>
                <w:szCs w:val="18"/>
                <w:rtl w:val="0"/>
              </w:rPr>
              <w:t xml:space="preserve">P2: FTT does randomisation</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F2">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Protocols development task complete - protocol delivered in </w:t>
            </w:r>
            <w:r w:rsidDel="00000000" w:rsidR="00000000" w:rsidRPr="00000000">
              <w:rPr>
                <w:rFonts w:ascii="Calibri" w:cs="Calibri" w:eastAsia="Calibri" w:hAnsi="Calibri"/>
                <w:b w:val="1"/>
                <w:bCs w:val="1"/>
                <w:sz w:val="18"/>
                <w:szCs w:val="18"/>
                <w:rtl w:val="0"/>
              </w:rPr>
              <w:t xml:space="preserve">2 weeks </w:t>
            </w:r>
            <w:r w:rsidDel="00000000" w:rsidR="00000000" w:rsidRPr="00000000">
              <w:rPr>
                <w:rFonts w:ascii="Calibri" w:cs="Calibri" w:eastAsia="Calibri" w:hAnsi="Calibri"/>
                <w:sz w:val="18"/>
                <w:szCs w:val="18"/>
                <w:rtl w:val="0"/>
              </w:rPr>
              <w:t xml:space="preserve">before the trial starts</w:t>
            </w:r>
          </w:p>
          <w:p w:rsidR="00000000" w:rsidDel="00000000" w:rsidP="00000000" w:rsidRDefault="00000000" w:rsidRPr="00000000" w14:paraId="000002F3">
            <w:pPr>
              <w:jc w:val="cente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F4">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Data collection sheets with treatments randomized are delivered </w:t>
            </w:r>
            <w:r w:rsidDel="00000000" w:rsidR="00000000" w:rsidRPr="00000000">
              <w:rPr>
                <w:rFonts w:ascii="Calibri" w:cs="Calibri" w:eastAsia="Calibri" w:hAnsi="Calibri"/>
                <w:b w:val="1"/>
                <w:bCs w:val="1"/>
                <w:sz w:val="18"/>
                <w:szCs w:val="18"/>
                <w:rtl w:val="0"/>
              </w:rPr>
              <w:t xml:space="preserve">5 days</w:t>
            </w:r>
            <w:r w:rsidDel="00000000" w:rsidR="00000000" w:rsidRPr="00000000">
              <w:rPr>
                <w:rFonts w:ascii="Calibri" w:cs="Calibri" w:eastAsia="Calibri" w:hAnsi="Calibri"/>
                <w:sz w:val="18"/>
                <w:szCs w:val="18"/>
                <w:rtl w:val="0"/>
              </w:rPr>
              <w:t xml:space="preserve"> before the trial starts</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F5">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100%</w:t>
            </w:r>
            <w:r w:rsidDel="00000000" w:rsidR="00000000" w:rsidRPr="00000000">
              <w:rPr>
                <w:rFonts w:ascii="Calibri" w:cs="Calibri" w:eastAsia="Calibri" w:hAnsi="Calibri"/>
                <w:sz w:val="18"/>
                <w:szCs w:val="18"/>
                <w:rtl w:val="0"/>
              </w:rPr>
              <w:t xml:space="preserve"> of treatments are allocated correctly in the plots and blocks </w:t>
            </w:r>
          </w:p>
        </w:tc>
        <w:tc>
          <w:tcPr>
            <w:vMerge w:val="restart"/>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F6">
            <w:pPr>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Service is provided but later than expected, or with a low sample size. In this case, the implementing team is not held responsible.</w:t>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F7">
            <w:pPr>
              <w:widowControl w:val="1"/>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Input distribution to stations/farmers</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F8">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Getting inputs delivered to their respective stations/regions/farmers</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F9">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Inputs and special trial supplies are delivered to the WH by: </w:t>
            </w:r>
          </w:p>
          <w:p w:rsidR="00000000" w:rsidDel="00000000" w:rsidP="00000000" w:rsidRDefault="00000000" w:rsidRPr="00000000" w14:paraId="000002FA">
            <w:pPr>
              <w:jc w:val="cente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FB">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July 30th (A Season); </w:t>
            </w:r>
          </w:p>
          <w:p w:rsidR="00000000" w:rsidDel="00000000" w:rsidP="00000000" w:rsidRDefault="00000000" w:rsidRPr="00000000" w14:paraId="000002FC">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January 5th (B Season); </w:t>
            </w:r>
          </w:p>
          <w:p w:rsidR="00000000" w:rsidDel="00000000" w:rsidP="00000000" w:rsidRDefault="00000000" w:rsidRPr="00000000" w14:paraId="000002FD">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April 15th (C Season).</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2FE">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Inputs are delivered at their respective sites by:</w:t>
            </w:r>
          </w:p>
          <w:p w:rsidR="00000000" w:rsidDel="00000000" w:rsidP="00000000" w:rsidRDefault="00000000" w:rsidRPr="00000000" w14:paraId="000002FF">
            <w:pPr>
              <w:jc w:val="cente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00">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Aug 15th (A Season); </w:t>
            </w:r>
          </w:p>
          <w:p w:rsidR="00000000" w:rsidDel="00000000" w:rsidP="00000000" w:rsidRDefault="00000000" w:rsidRPr="00000000" w14:paraId="00000301">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January 15th (B Season); </w:t>
            </w:r>
          </w:p>
          <w:p w:rsidR="00000000" w:rsidDel="00000000" w:rsidP="00000000" w:rsidRDefault="00000000" w:rsidRPr="00000000" w14:paraId="00000302">
            <w:pPr>
              <w:jc w:val="center"/>
              <w:rPr>
                <w:rFonts w:ascii="Calibri" w:cs="Calibri" w:eastAsia="Calibri" w:hAnsi="Calibri"/>
                <w:strike w:val="1"/>
                <w:color w:val="ff0000"/>
                <w:sz w:val="18"/>
                <w:szCs w:val="18"/>
              </w:rPr>
            </w:pPr>
            <w:r w:rsidDel="00000000" w:rsidR="00000000" w:rsidRPr="00000000">
              <w:rPr>
                <w:rFonts w:ascii="Calibri" w:cs="Calibri" w:eastAsia="Calibri" w:hAnsi="Calibri"/>
                <w:b w:val="1"/>
                <w:bCs w:val="1"/>
                <w:sz w:val="18"/>
                <w:szCs w:val="18"/>
                <w:rtl w:val="0"/>
              </w:rPr>
              <w:t xml:space="preserve">April 30th (C Season).</w:t>
            </w:r>
            <w:r w:rsidDel="00000000" w:rsidR="00000000" w:rsidRPr="00000000">
              <w:rPr>
                <w:rtl w:val="0"/>
              </w:rPr>
            </w:r>
          </w:p>
        </w:tc>
        <w:tc>
          <w:tcPr>
            <w:vMerge w:val="continue"/>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trike w:val="1"/>
                <w:color w:val="ff0000"/>
                <w:sz w:val="18"/>
                <w:szCs w:val="18"/>
              </w:rPr>
            </w:pPr>
            <w:r w:rsidDel="00000000" w:rsidR="00000000" w:rsidRPr="00000000">
              <w:rPr>
                <w:rtl w:val="0"/>
              </w:rPr>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04">
            <w:pPr>
              <w:widowControl w:val="1"/>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Timely implementation and effective farmers' involvement</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05">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Each activity is completed on time and according to the agreed-upon protocol, with full ownership by the farmer.</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06">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Protocol is delivered </w:t>
            </w:r>
            <w:r w:rsidDel="00000000" w:rsidR="00000000" w:rsidRPr="00000000">
              <w:rPr>
                <w:rFonts w:ascii="Calibri" w:cs="Calibri" w:eastAsia="Calibri" w:hAnsi="Calibri"/>
                <w:b w:val="1"/>
                <w:bCs w:val="1"/>
                <w:sz w:val="18"/>
                <w:szCs w:val="18"/>
                <w:rtl w:val="0"/>
              </w:rPr>
              <w:t xml:space="preserve">2 weeks </w:t>
            </w:r>
            <w:r w:rsidDel="00000000" w:rsidR="00000000" w:rsidRPr="00000000">
              <w:rPr>
                <w:rFonts w:ascii="Calibri" w:cs="Calibri" w:eastAsia="Calibri" w:hAnsi="Calibri"/>
                <w:sz w:val="18"/>
                <w:szCs w:val="18"/>
                <w:rtl w:val="0"/>
              </w:rPr>
              <w:t xml:space="preserve">before the activity starts</w:t>
            </w:r>
          </w:p>
          <w:p w:rsidR="00000000" w:rsidDel="00000000" w:rsidP="00000000" w:rsidRDefault="00000000" w:rsidRPr="00000000" w14:paraId="00000307">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Special measurement materials sourcing done </w:t>
            </w:r>
            <w:r w:rsidDel="00000000" w:rsidR="00000000" w:rsidRPr="00000000">
              <w:rPr>
                <w:rFonts w:ascii="Calibri" w:cs="Calibri" w:eastAsia="Calibri" w:hAnsi="Calibri"/>
                <w:b w:val="1"/>
                <w:bCs w:val="1"/>
                <w:sz w:val="18"/>
                <w:szCs w:val="18"/>
                <w:rtl w:val="0"/>
              </w:rPr>
              <w:t xml:space="preserve">10 days </w:t>
            </w:r>
            <w:r w:rsidDel="00000000" w:rsidR="00000000" w:rsidRPr="00000000">
              <w:rPr>
                <w:rFonts w:ascii="Calibri" w:cs="Calibri" w:eastAsia="Calibri" w:hAnsi="Calibri"/>
                <w:sz w:val="18"/>
                <w:szCs w:val="18"/>
                <w:rtl w:val="0"/>
              </w:rPr>
              <w:t xml:space="preserve">before the measurement, with </w:t>
            </w:r>
            <w:r w:rsidDel="00000000" w:rsidR="00000000" w:rsidRPr="00000000">
              <w:rPr>
                <w:rFonts w:ascii="Calibri" w:cs="Calibri" w:eastAsia="Calibri" w:hAnsi="Calibri"/>
                <w:b w:val="1"/>
                <w:bCs w:val="1"/>
                <w:sz w:val="18"/>
                <w:szCs w:val="18"/>
                <w:rtl w:val="0"/>
              </w:rPr>
              <w:t xml:space="preserve">protocol and training</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08">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98%</w:t>
            </w:r>
            <w:r w:rsidDel="00000000" w:rsidR="00000000" w:rsidRPr="00000000">
              <w:rPr>
                <w:rFonts w:ascii="Calibri" w:cs="Calibri" w:eastAsia="Calibri" w:hAnsi="Calibri"/>
                <w:sz w:val="18"/>
                <w:szCs w:val="18"/>
                <w:rtl w:val="0"/>
              </w:rPr>
              <w:t xml:space="preserve"> of protocol compliance</w:t>
            </w:r>
          </w:p>
          <w:p w:rsidR="00000000" w:rsidDel="00000000" w:rsidP="00000000" w:rsidRDefault="00000000" w:rsidRPr="00000000" w14:paraId="00000309">
            <w:pPr>
              <w:jc w:val="cente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0A">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95% </w:t>
            </w:r>
            <w:r w:rsidDel="00000000" w:rsidR="00000000" w:rsidRPr="00000000">
              <w:rPr>
                <w:rFonts w:ascii="Calibri" w:cs="Calibri" w:eastAsia="Calibri" w:hAnsi="Calibri"/>
                <w:sz w:val="18"/>
                <w:szCs w:val="18"/>
                <w:rtl w:val="0"/>
              </w:rPr>
              <w:t xml:space="preserve">of farmers who understood the trial activities (DV)</w:t>
            </w:r>
          </w:p>
        </w:tc>
        <w:tc>
          <w:tcPr>
            <w:vMerge w:val="continue"/>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0C">
            <w:pPr>
              <w:widowControl w:val="1"/>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Quantitative/qualitative data collection</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0D">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Collecting agreed-upon data accurately and on time</w:t>
            </w:r>
          </w:p>
        </w:tc>
        <w:tc>
          <w:tcPr>
            <w:vMerge w:val="restart"/>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0E">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data collection sheet (Form) draft is shared with the FTT </w:t>
            </w:r>
          </w:p>
          <w:p w:rsidR="00000000" w:rsidDel="00000000" w:rsidP="00000000" w:rsidRDefault="00000000" w:rsidRPr="00000000" w14:paraId="0000030F">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1 week</w:t>
            </w:r>
            <w:r w:rsidDel="00000000" w:rsidR="00000000" w:rsidRPr="00000000">
              <w:rPr>
                <w:rFonts w:ascii="Calibri" w:cs="Calibri" w:eastAsia="Calibri" w:hAnsi="Calibri"/>
                <w:sz w:val="18"/>
                <w:szCs w:val="18"/>
                <w:rtl w:val="0"/>
              </w:rPr>
              <w:t xml:space="preserve"> before data collection starts.</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10">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100%</w:t>
            </w:r>
            <w:r w:rsidDel="00000000" w:rsidR="00000000" w:rsidRPr="00000000">
              <w:rPr>
                <w:rFonts w:ascii="Calibri" w:cs="Calibri" w:eastAsia="Calibri" w:hAnsi="Calibri"/>
                <w:sz w:val="18"/>
                <w:szCs w:val="18"/>
                <w:rtl w:val="0"/>
              </w:rPr>
              <w:t xml:space="preserve"> of data completeness after each data collection Form</w:t>
            </w:r>
          </w:p>
        </w:tc>
        <w:tc>
          <w:tcPr>
            <w:vMerge w:val="restart"/>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11">
            <w:pPr>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Data are collected only with the blocks/farmers that are still in the right data collection window</w:t>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12">
            <w:pPr>
              <w:widowControl w:val="1"/>
              <w:jc w:val="center"/>
              <w:rPr>
                <w:rFonts w:ascii="Calibri" w:cs="Calibri" w:eastAsia="Calibri" w:hAnsi="Calibri"/>
                <w:color w:val="003300"/>
                <w:sz w:val="18"/>
                <w:szCs w:val="18"/>
              </w:rPr>
            </w:pPr>
            <w:r w:rsidDel="00000000" w:rsidR="00000000" w:rsidRPr="00000000">
              <w:rPr>
                <w:rFonts w:ascii="Calibri" w:cs="Calibri" w:eastAsia="Calibri" w:hAnsi="Calibri"/>
                <w:color w:val="003300"/>
                <w:sz w:val="18"/>
                <w:szCs w:val="18"/>
                <w:rtl w:val="0"/>
              </w:rPr>
              <w:t xml:space="preserve">Data submission</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13">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Timely submission of collected data</w:t>
            </w:r>
          </w:p>
        </w:tc>
        <w:tc>
          <w:tcPr>
            <w:vMerge w:val="continue"/>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15">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Data are available on the server within </w:t>
            </w:r>
            <w:r w:rsidDel="00000000" w:rsidR="00000000" w:rsidRPr="00000000">
              <w:rPr>
                <w:rFonts w:ascii="Calibri" w:cs="Calibri" w:eastAsia="Calibri" w:hAnsi="Calibri"/>
                <w:b w:val="1"/>
                <w:bCs w:val="1"/>
                <w:sz w:val="18"/>
                <w:szCs w:val="18"/>
                <w:rtl w:val="0"/>
              </w:rPr>
              <w:t xml:space="preserve">5 days </w:t>
            </w:r>
            <w:r w:rsidDel="00000000" w:rsidR="00000000" w:rsidRPr="00000000">
              <w:rPr>
                <w:rFonts w:ascii="Calibri" w:cs="Calibri" w:eastAsia="Calibri" w:hAnsi="Calibri"/>
                <w:sz w:val="18"/>
                <w:szCs w:val="18"/>
                <w:rtl w:val="0"/>
              </w:rPr>
              <w:t xml:space="preserve">after activity completion in the field/by farmers </w:t>
            </w:r>
          </w:p>
        </w:tc>
        <w:tc>
          <w:tcPr>
            <w:vMerge w:val="continue"/>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r>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17">
            <w:pPr>
              <w:widowControl w:val="1"/>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Weather sensors installation and Security</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18">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Ensuring continuous weather data collection and submission. This is considered “data submission” if a manual tool is being used.</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19">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Providing a working weather sensor and installation protocol</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1A">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100% </w:t>
            </w:r>
            <w:r w:rsidDel="00000000" w:rsidR="00000000" w:rsidRPr="00000000">
              <w:rPr>
                <w:rFonts w:ascii="Calibri" w:cs="Calibri" w:eastAsia="Calibri" w:hAnsi="Calibri"/>
                <w:sz w:val="18"/>
                <w:szCs w:val="18"/>
                <w:rtl w:val="0"/>
              </w:rPr>
              <w:t xml:space="preserve">of sensors are installed according to the protocol</w:t>
            </w:r>
          </w:p>
          <w:p w:rsidR="00000000" w:rsidDel="00000000" w:rsidP="00000000" w:rsidRDefault="00000000" w:rsidRPr="00000000" w14:paraId="0000031B">
            <w:pPr>
              <w:jc w:val="cente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1C">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Sensor troubleshooting support is provided within </w:t>
            </w:r>
            <w:r w:rsidDel="00000000" w:rsidR="00000000" w:rsidRPr="00000000">
              <w:rPr>
                <w:rFonts w:ascii="Calibri" w:cs="Calibri" w:eastAsia="Calibri" w:hAnsi="Calibri"/>
                <w:b w:val="1"/>
                <w:bCs w:val="1"/>
                <w:sz w:val="18"/>
                <w:szCs w:val="18"/>
                <w:rtl w:val="0"/>
              </w:rPr>
              <w:t xml:space="preserve">2 days</w:t>
            </w:r>
            <w:r w:rsidDel="00000000" w:rsidR="00000000" w:rsidRPr="00000000">
              <w:rPr>
                <w:rFonts w:ascii="Calibri" w:cs="Calibri" w:eastAsia="Calibri" w:hAnsi="Calibri"/>
                <w:sz w:val="18"/>
                <w:szCs w:val="18"/>
                <w:rtl w:val="0"/>
              </w:rPr>
              <w:t xml:space="preserve"> after the request.</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1D">
            <w:pPr>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No service</w:t>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1E">
            <w:pPr>
              <w:widowControl w:val="1"/>
              <w:jc w:val="center"/>
              <w:rPr>
                <w:rFonts w:ascii="Calibri" w:cs="Calibri" w:eastAsia="Calibri" w:hAnsi="Calibri"/>
                <w:color w:val="003300"/>
                <w:sz w:val="18"/>
                <w:szCs w:val="18"/>
              </w:rPr>
            </w:pPr>
            <w:r w:rsidDel="00000000" w:rsidR="00000000" w:rsidRPr="00000000">
              <w:rPr>
                <w:rFonts w:ascii="Calibri" w:cs="Calibri" w:eastAsia="Calibri" w:hAnsi="Calibri"/>
                <w:color w:val="003300"/>
                <w:sz w:val="18"/>
                <w:szCs w:val="18"/>
                <w:rtl w:val="0"/>
              </w:rPr>
              <w:t xml:space="preserve">Soil/plant samples collection</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1F">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Soil and plant samples are collected according to an agreed-upon protocol, well labeled, and well kept</w:t>
            </w:r>
          </w:p>
        </w:tc>
        <w:tc>
          <w:tcPr>
            <w:vMerge w:val="restart"/>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20">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Protocol is delivered </w:t>
            </w:r>
            <w:r w:rsidDel="00000000" w:rsidR="00000000" w:rsidRPr="00000000">
              <w:rPr>
                <w:rFonts w:ascii="Calibri" w:cs="Calibri" w:eastAsia="Calibri" w:hAnsi="Calibri"/>
                <w:b w:val="1"/>
                <w:bCs w:val="1"/>
                <w:sz w:val="18"/>
                <w:szCs w:val="18"/>
                <w:rtl w:val="0"/>
              </w:rPr>
              <w:t xml:space="preserve">2 weeks </w:t>
            </w:r>
            <w:r w:rsidDel="00000000" w:rsidR="00000000" w:rsidRPr="00000000">
              <w:rPr>
                <w:rFonts w:ascii="Calibri" w:cs="Calibri" w:eastAsia="Calibri" w:hAnsi="Calibri"/>
                <w:sz w:val="18"/>
                <w:szCs w:val="18"/>
                <w:rtl w:val="0"/>
              </w:rPr>
              <w:t xml:space="preserve">before the soil sampling activity starts</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21">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Soil/plant samples are collected on </w:t>
            </w:r>
            <w:r w:rsidDel="00000000" w:rsidR="00000000" w:rsidRPr="00000000">
              <w:rPr>
                <w:rFonts w:ascii="Calibri" w:cs="Calibri" w:eastAsia="Calibri" w:hAnsi="Calibri"/>
                <w:b w:val="1"/>
                <w:bCs w:val="1"/>
                <w:sz w:val="18"/>
                <w:szCs w:val="18"/>
                <w:rtl w:val="0"/>
              </w:rPr>
              <w:t xml:space="preserve">100% </w:t>
            </w:r>
            <w:r w:rsidDel="00000000" w:rsidR="00000000" w:rsidRPr="00000000">
              <w:rPr>
                <w:rFonts w:ascii="Calibri" w:cs="Calibri" w:eastAsia="Calibri" w:hAnsi="Calibri"/>
                <w:sz w:val="18"/>
                <w:szCs w:val="18"/>
                <w:rtl w:val="0"/>
              </w:rPr>
              <w:t xml:space="preserve">of plots/farmers</w:t>
            </w:r>
          </w:p>
        </w:tc>
        <w:tc>
          <w:tcPr>
            <w:vMerge w:val="restart"/>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22">
            <w:pPr>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Soil samples or plant samples will be collected on the blocks/farmers who are still in the right condition at the time of protocol availability</w:t>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23">
            <w:pPr>
              <w:widowControl w:val="1"/>
              <w:jc w:val="center"/>
              <w:rPr>
                <w:rFonts w:ascii="Calibri" w:cs="Calibri" w:eastAsia="Calibri" w:hAnsi="Calibri"/>
                <w:color w:val="003300"/>
                <w:sz w:val="18"/>
                <w:szCs w:val="18"/>
              </w:rPr>
            </w:pPr>
            <w:r w:rsidDel="00000000" w:rsidR="00000000" w:rsidRPr="00000000">
              <w:rPr>
                <w:rFonts w:ascii="Calibri" w:cs="Calibri" w:eastAsia="Calibri" w:hAnsi="Calibri"/>
                <w:color w:val="003300"/>
                <w:sz w:val="18"/>
                <w:szCs w:val="18"/>
                <w:rtl w:val="0"/>
              </w:rPr>
              <w:t xml:space="preserve">Soil/plant samples submission</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24">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Soil samples are delivered to the Laboratory team on time</w:t>
            </w:r>
          </w:p>
        </w:tc>
        <w:tc>
          <w:tcPr>
            <w:vMerge w:val="continue"/>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26">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Samples are submitted to the Laboratory not later than </w:t>
            </w:r>
          </w:p>
          <w:p w:rsidR="00000000" w:rsidDel="00000000" w:rsidP="00000000" w:rsidRDefault="00000000" w:rsidRPr="00000000" w14:paraId="00000327">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20 days for soil samples </w:t>
            </w:r>
            <w:r w:rsidDel="00000000" w:rsidR="00000000" w:rsidRPr="00000000">
              <w:rPr>
                <w:rFonts w:ascii="Calibri" w:cs="Calibri" w:eastAsia="Calibri" w:hAnsi="Calibri"/>
                <w:sz w:val="18"/>
                <w:szCs w:val="18"/>
                <w:rtl w:val="0"/>
              </w:rPr>
              <w:t xml:space="preserve">and </w:t>
            </w:r>
            <w:r w:rsidDel="00000000" w:rsidR="00000000" w:rsidRPr="00000000">
              <w:rPr>
                <w:rFonts w:ascii="Calibri" w:cs="Calibri" w:eastAsia="Calibri" w:hAnsi="Calibri"/>
                <w:b w:val="1"/>
                <w:bCs w:val="1"/>
                <w:sz w:val="18"/>
                <w:szCs w:val="18"/>
                <w:rtl w:val="0"/>
              </w:rPr>
              <w:t xml:space="preserve">10 days for plant samples</w:t>
            </w:r>
            <w:r w:rsidDel="00000000" w:rsidR="00000000" w:rsidRPr="00000000">
              <w:rPr>
                <w:rtl w:val="0"/>
              </w:rPr>
            </w:r>
          </w:p>
        </w:tc>
        <w:tc>
          <w:tcPr>
            <w:vMerge w:val="continue"/>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r>
      <w:tr>
        <w:trPr>
          <w:cantSplit w:val="0"/>
          <w:trHeight w:val="180"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29">
            <w:pPr>
              <w:widowControl w:val="1"/>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Execution progress update</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2A">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Trials implementation updates are provided regularly in an agreed-upon format</w:t>
            </w:r>
          </w:p>
        </w:tc>
        <w:tc>
          <w:tcPr>
            <w:vMerge w:val="restart"/>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2B">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NA</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2C">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Execution updates are shared </w:t>
            </w:r>
            <w:r w:rsidDel="00000000" w:rsidR="00000000" w:rsidRPr="00000000">
              <w:rPr>
                <w:rFonts w:ascii="Calibri" w:cs="Calibri" w:eastAsia="Calibri" w:hAnsi="Calibri"/>
                <w:b w:val="1"/>
                <w:bCs w:val="1"/>
                <w:sz w:val="18"/>
                <w:szCs w:val="18"/>
                <w:rtl w:val="0"/>
              </w:rPr>
              <w:t xml:space="preserve">5 days </w:t>
            </w:r>
            <w:r w:rsidDel="00000000" w:rsidR="00000000" w:rsidRPr="00000000">
              <w:rPr>
                <w:rFonts w:ascii="Calibri" w:cs="Calibri" w:eastAsia="Calibri" w:hAnsi="Calibri"/>
                <w:sz w:val="18"/>
                <w:szCs w:val="18"/>
                <w:rtl w:val="0"/>
              </w:rPr>
              <w:t xml:space="preserve">after each trial period completion.</w:t>
            </w:r>
          </w:p>
        </w:tc>
        <w:tc>
          <w:tcPr>
            <w:vMerge w:val="restart"/>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2D">
            <w:pPr>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NA</w:t>
            </w:r>
          </w:p>
        </w:tc>
      </w:tr>
      <w:tr>
        <w:trPr>
          <w:cantSplit w:val="0"/>
          <w:trHeight w:val="993.6328125" w:hRule="atLeast"/>
          <w:tblHeader w:val="0"/>
        </w:trPr>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2E">
            <w:pPr>
              <w:widowControl w:val="1"/>
              <w:jc w:val="center"/>
              <w:rPr>
                <w:rFonts w:ascii="Calibri" w:cs="Calibri" w:eastAsia="Calibri" w:hAnsi="Calibri"/>
                <w:b w:val="1"/>
                <w:bCs w:val="1"/>
                <w:color w:val="003300"/>
                <w:sz w:val="18"/>
                <w:szCs w:val="18"/>
              </w:rPr>
            </w:pPr>
            <w:r w:rsidDel="00000000" w:rsidR="00000000" w:rsidRPr="00000000">
              <w:rPr>
                <w:rFonts w:ascii="Calibri" w:cs="Calibri" w:eastAsia="Calibri" w:hAnsi="Calibri"/>
                <w:b w:val="1"/>
                <w:bCs w:val="1"/>
                <w:color w:val="003300"/>
                <w:sz w:val="18"/>
                <w:szCs w:val="18"/>
                <w:rtl w:val="0"/>
              </w:rPr>
              <w:t xml:space="preserve">Observations + Lessons learnt consolidation at the end of the trial</w:t>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2F">
            <w:pPr>
              <w:widowControl w:val="1"/>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Consolidating the observations and lessons learnt by the implementing team and delivering that information to the TO for mutual learning</w:t>
            </w:r>
          </w:p>
        </w:tc>
        <w:tc>
          <w:tcPr>
            <w:vMerge w:val="continue"/>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31">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lesson learnt report is submitted to the TO within </w:t>
            </w:r>
            <w:r w:rsidDel="00000000" w:rsidR="00000000" w:rsidRPr="00000000">
              <w:rPr>
                <w:rFonts w:ascii="Calibri" w:cs="Calibri" w:eastAsia="Calibri" w:hAnsi="Calibri"/>
                <w:b w:val="1"/>
                <w:bCs w:val="1"/>
                <w:sz w:val="18"/>
                <w:szCs w:val="18"/>
                <w:rtl w:val="0"/>
              </w:rPr>
              <w:t xml:space="preserve">15 days </w:t>
            </w:r>
            <w:r w:rsidDel="00000000" w:rsidR="00000000" w:rsidRPr="00000000">
              <w:rPr>
                <w:rFonts w:ascii="Calibri" w:cs="Calibri" w:eastAsia="Calibri" w:hAnsi="Calibri"/>
                <w:sz w:val="18"/>
                <w:szCs w:val="18"/>
                <w:rtl w:val="0"/>
              </w:rPr>
              <w:t xml:space="preserve">after data handover</w:t>
            </w:r>
          </w:p>
        </w:tc>
        <w:tc>
          <w:tcPr>
            <w:vMerge w:val="continue"/>
            <w:tcBorders>
              <w:top w:color="000000" w:space="0" w:sz="4" w:val="dotted"/>
              <w:left w:color="000000" w:space="0" w:sz="4" w:val="dotted"/>
              <w:bottom w:color="000000" w:space="0" w:sz="4" w:val="dotted"/>
              <w:right w:color="000000" w:space="0" w:sz="4" w:val="dotted"/>
            </w:tcBorders>
            <w:shd w:fill="d7e3bc" w:val="clear"/>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r>
    </w:tbl>
    <w:bookmarkStart w:colFirst="0" w:colLast="0" w:name="bookmark=id.6jvf0w8blcih" w:id="16"/>
    <w:bookmarkEnd w:id="16"/>
    <w:p w:rsidR="00000000" w:rsidDel="00000000" w:rsidP="00000000" w:rsidRDefault="00000000" w:rsidRPr="00000000" w14:paraId="00000333">
      <w:pPr>
        <w:pStyle w:val="Heading4"/>
        <w:shd w:fill="006666" w:val="clear"/>
        <w:spacing w:after="120" w:before="0" w:lineRule="auto"/>
        <w:rPr>
          <w:rFonts w:ascii="Calibri" w:cs="Calibri" w:eastAsia="Calibri" w:hAnsi="Calibri"/>
          <w:color w:val="ffffff"/>
        </w:rPr>
      </w:pPr>
      <w:bookmarkStart w:colFirst="0" w:colLast="0" w:name="_heading=h.97swtv8qpxft" w:id="17"/>
      <w:bookmarkEnd w:id="17"/>
      <w:r w:rsidDel="00000000" w:rsidR="00000000" w:rsidRPr="00000000">
        <w:rPr>
          <w:rFonts w:ascii="Calibri" w:cs="Calibri" w:eastAsia="Calibri" w:hAnsi="Calibri"/>
          <w:color w:val="ffffff"/>
          <w:rtl w:val="0"/>
        </w:rPr>
        <w:t xml:space="preserve">6. Communication and Additional SLAs</w:t>
      </w:r>
    </w:p>
    <w:p w:rsidR="00000000" w:rsidDel="00000000" w:rsidP="00000000" w:rsidRDefault="00000000" w:rsidRPr="00000000" w14:paraId="00000334">
      <w:pPr>
        <w:numPr>
          <w:ilvl w:val="0"/>
          <w:numId w:val="3"/>
        </w:numPr>
        <w:pBdr>
          <w:top w:space="0" w:sz="0" w:val="nil"/>
          <w:left w:space="0" w:sz="0" w:val="nil"/>
          <w:bottom w:space="0" w:sz="0" w:val="nil"/>
          <w:right w:space="0" w:sz="0" w:val="nil"/>
          <w:between w:space="0" w:sz="0" w:val="nil"/>
        </w:pBdr>
        <w:spacing w:before="240" w:line="275" w:lineRule="auto"/>
        <w:ind w:left="360" w:hanging="255"/>
        <w:jc w:val="both"/>
        <w:rPr/>
      </w:pPr>
      <w:r w:rsidDel="00000000" w:rsidR="00000000" w:rsidRPr="00000000">
        <w:rPr>
          <w:rFonts w:ascii="Calibri" w:cs="Calibri" w:eastAsia="Calibri" w:hAnsi="Calibri"/>
          <w:b w:val="1"/>
          <w:bCs w:val="1"/>
          <w:color w:val="1b1c1d"/>
          <w:rtl w:val="0"/>
        </w:rPr>
        <w:t xml:space="preserve">Clarifications/Issues (from Implementing or Support teams to Trial Owners): </w:t>
      </w:r>
      <w:r w:rsidDel="00000000" w:rsidR="00000000" w:rsidRPr="00000000">
        <w:rPr>
          <w:rFonts w:ascii="Calibri" w:cs="Calibri" w:eastAsia="Calibri" w:hAnsi="Calibri"/>
          <w:color w:val="1b1c1d"/>
          <w:rtl w:val="0"/>
        </w:rPr>
        <w:t xml:space="preserve">Once an issue is found that needs immediate troubleshooting, the implementing team or supporting team has to raise that to the Trial Owner immediately to find the solution together. In such instances, it is advised to call the Trial owner directly.</w:t>
      </w:r>
      <w:r w:rsidDel="00000000" w:rsidR="00000000" w:rsidRPr="00000000">
        <w:rPr>
          <w:rtl w:val="0"/>
        </w:rPr>
      </w:r>
    </w:p>
    <w:p w:rsidR="00000000" w:rsidDel="00000000" w:rsidP="00000000" w:rsidRDefault="00000000" w:rsidRPr="00000000" w14:paraId="00000335">
      <w:pPr>
        <w:numPr>
          <w:ilvl w:val="0"/>
          <w:numId w:val="3"/>
        </w:numPr>
        <w:pBdr>
          <w:top w:space="0" w:sz="0" w:val="nil"/>
          <w:left w:space="0" w:sz="0" w:val="nil"/>
          <w:bottom w:space="0" w:sz="0" w:val="nil"/>
          <w:right w:space="0" w:sz="0" w:val="nil"/>
          <w:between w:space="0" w:sz="0" w:val="nil"/>
        </w:pBdr>
        <w:spacing w:before="240" w:line="275" w:lineRule="auto"/>
        <w:ind w:left="360" w:hanging="255"/>
        <w:jc w:val="both"/>
        <w:rPr>
          <w:rFonts w:ascii="Calibri" w:cs="Calibri" w:eastAsia="Calibri" w:hAnsi="Calibri"/>
        </w:rPr>
      </w:pPr>
      <w:r w:rsidDel="00000000" w:rsidR="00000000" w:rsidRPr="00000000">
        <w:rPr>
          <w:rFonts w:ascii="Calibri" w:cs="Calibri" w:eastAsia="Calibri" w:hAnsi="Calibri"/>
          <w:b w:val="1"/>
          <w:bCs w:val="1"/>
          <w:color w:val="1b1c1d"/>
          <w:rtl w:val="0"/>
        </w:rPr>
        <w:t xml:space="preserve">Implementing or Data teams &lt;&gt; Trial Owners syncs: </w:t>
      </w:r>
      <w:r w:rsidDel="00000000" w:rsidR="00000000" w:rsidRPr="00000000">
        <w:rPr>
          <w:rtl w:val="0"/>
        </w:rPr>
      </w:r>
    </w:p>
    <w:p w:rsidR="00000000" w:rsidDel="00000000" w:rsidP="00000000" w:rsidRDefault="00000000" w:rsidRPr="00000000" w14:paraId="00000336">
      <w:pPr>
        <w:numPr>
          <w:ilvl w:val="1"/>
          <w:numId w:val="3"/>
        </w:numPr>
        <w:pBdr>
          <w:top w:space="0" w:sz="0" w:val="nil"/>
          <w:left w:space="0" w:sz="0" w:val="nil"/>
          <w:bottom w:space="0" w:sz="0" w:val="nil"/>
          <w:right w:space="0" w:sz="0" w:val="nil"/>
          <w:between w:space="0" w:sz="0" w:val="nil"/>
        </w:pBdr>
        <w:spacing w:line="275" w:lineRule="auto"/>
        <w:ind w:left="1296" w:hanging="215"/>
        <w:jc w:val="both"/>
        <w:rPr>
          <w:rFonts w:ascii="Calibri" w:cs="Calibri" w:eastAsia="Calibri" w:hAnsi="Calibri"/>
        </w:rPr>
      </w:pPr>
      <w:r w:rsidDel="00000000" w:rsidR="00000000" w:rsidRPr="00000000">
        <w:rPr>
          <w:rFonts w:ascii="Calibri" w:cs="Calibri" w:eastAsia="Calibri" w:hAnsi="Calibri"/>
          <w:color w:val="1b1c1d"/>
          <w:rtl w:val="0"/>
        </w:rPr>
        <w:t xml:space="preserve">The primary aim for these conversations is to align on the protocols or datasheets for the next activities. They are forward-looking rather than backward-looking. To foster proactivity and ownership, </w:t>
      </w:r>
      <w:r w:rsidDel="00000000" w:rsidR="00000000" w:rsidRPr="00000000">
        <w:rPr>
          <w:rFonts w:ascii="Calibri" w:cs="Calibri" w:eastAsia="Calibri" w:hAnsi="Calibri"/>
          <w:color w:val="ff0000"/>
          <w:rtl w:val="0"/>
        </w:rPr>
        <w:t xml:space="preserve">they are primarily organized by the implementing or support teams rather than the trial owners, since these teams are the ones who develop their execution calendars</w:t>
      </w:r>
      <w:r w:rsidDel="00000000" w:rsidR="00000000" w:rsidRPr="00000000">
        <w:rPr>
          <w:rFonts w:ascii="Calibri" w:cs="Calibri" w:eastAsia="Calibri" w:hAnsi="Calibri"/>
          <w:color w:val="1b1c1d"/>
          <w:rtl w:val="0"/>
        </w:rPr>
        <w:t xml:space="preserve">. Trial owners are requested to make time and respond promptly to the requests from these syncs. Organizers are expected to schedule these syncs regularly. </w:t>
      </w:r>
      <w:r w:rsidDel="00000000" w:rsidR="00000000" w:rsidRPr="00000000">
        <w:rPr>
          <w:rtl w:val="0"/>
        </w:rPr>
      </w:r>
    </w:p>
    <w:p w:rsidR="00000000" w:rsidDel="00000000" w:rsidP="00000000" w:rsidRDefault="00000000" w:rsidRPr="00000000" w14:paraId="00000337">
      <w:pPr>
        <w:numPr>
          <w:ilvl w:val="1"/>
          <w:numId w:val="3"/>
        </w:numPr>
        <w:pBdr>
          <w:top w:space="0" w:sz="0" w:val="nil"/>
          <w:left w:space="0" w:sz="0" w:val="nil"/>
          <w:bottom w:space="0" w:sz="0" w:val="nil"/>
          <w:right w:space="0" w:sz="0" w:val="nil"/>
          <w:between w:space="0" w:sz="0" w:val="nil"/>
        </w:pBdr>
        <w:spacing w:line="275" w:lineRule="auto"/>
        <w:ind w:left="1296" w:hanging="215"/>
        <w:jc w:val="both"/>
        <w:rPr>
          <w:rFonts w:ascii="Calibri" w:cs="Calibri" w:eastAsia="Calibri" w:hAnsi="Calibri"/>
        </w:rPr>
      </w:pPr>
      <w:r w:rsidDel="00000000" w:rsidR="00000000" w:rsidRPr="00000000">
        <w:rPr>
          <w:rFonts w:ascii="Calibri" w:cs="Calibri" w:eastAsia="Calibri" w:hAnsi="Calibri"/>
          <w:color w:val="1b1c1d"/>
          <w:rtl w:val="0"/>
        </w:rPr>
        <w:t xml:space="preserve">The trial owners can organize forward-looking special syncs, aiming to provide an in-depth explanation of a specific protocol. In that case, they should happen early enough to allow ample time for datasheets updates (if necessary) and further alignments by implementing teams at the regional level (usually after alignment between the Coordinator and the TO, the coordinator needs time to communicate and onboard regional implementers on the protocol updates) before the time of actual use of the protocol in the field. </w:t>
      </w:r>
      <w:r w:rsidDel="00000000" w:rsidR="00000000" w:rsidRPr="00000000">
        <w:rPr>
          <w:rtl w:val="0"/>
        </w:rPr>
      </w:r>
    </w:p>
    <w:p w:rsidR="00000000" w:rsidDel="00000000" w:rsidP="00000000" w:rsidRDefault="00000000" w:rsidRPr="00000000" w14:paraId="00000338">
      <w:pPr>
        <w:numPr>
          <w:ilvl w:val="0"/>
          <w:numId w:val="3"/>
        </w:numPr>
        <w:pBdr>
          <w:top w:space="0" w:sz="0" w:val="nil"/>
          <w:left w:space="0" w:sz="0" w:val="nil"/>
          <w:bottom w:space="0" w:sz="0" w:val="nil"/>
          <w:right w:space="0" w:sz="0" w:val="nil"/>
          <w:between w:space="0" w:sz="0" w:val="nil"/>
        </w:pBdr>
        <w:spacing w:before="240" w:line="275" w:lineRule="auto"/>
        <w:ind w:left="360" w:hanging="255"/>
        <w:jc w:val="both"/>
        <w:rPr>
          <w:rFonts w:ascii="Calibri" w:cs="Calibri" w:eastAsia="Calibri" w:hAnsi="Calibri"/>
          <w:b w:val="1"/>
          <w:bCs w:val="1"/>
        </w:rPr>
      </w:pPr>
      <w:r w:rsidDel="00000000" w:rsidR="00000000" w:rsidRPr="00000000">
        <w:rPr>
          <w:rFonts w:ascii="Calibri" w:cs="Calibri" w:eastAsia="Calibri" w:hAnsi="Calibri"/>
          <w:b w:val="1"/>
          <w:bCs w:val="1"/>
          <w:color w:val="1b1c1d"/>
          <w:rtl w:val="0"/>
        </w:rPr>
        <w:t xml:space="preserve">Field visits by Trial Owners</w:t>
      </w:r>
      <w:r w:rsidDel="00000000" w:rsidR="00000000" w:rsidRPr="00000000">
        <w:rPr>
          <w:rtl w:val="0"/>
        </w:rPr>
      </w:r>
    </w:p>
    <w:p w:rsidR="00000000" w:rsidDel="00000000" w:rsidP="00000000" w:rsidRDefault="00000000" w:rsidRPr="00000000" w14:paraId="00000339">
      <w:pPr>
        <w:numPr>
          <w:ilvl w:val="1"/>
          <w:numId w:val="3"/>
        </w:numPr>
        <w:pBdr>
          <w:top w:space="0" w:sz="0" w:val="nil"/>
          <w:left w:space="0" w:sz="0" w:val="nil"/>
          <w:bottom w:space="0" w:sz="0" w:val="nil"/>
          <w:right w:space="0" w:sz="0" w:val="nil"/>
          <w:between w:space="0" w:sz="0" w:val="nil"/>
        </w:pBdr>
        <w:spacing w:line="275" w:lineRule="auto"/>
        <w:ind w:left="1296" w:hanging="215"/>
        <w:jc w:val="both"/>
        <w:rPr>
          <w:rFonts w:ascii="Calibri" w:cs="Calibri" w:eastAsia="Calibri" w:hAnsi="Calibri"/>
        </w:rPr>
      </w:pPr>
      <w:r w:rsidDel="00000000" w:rsidR="00000000" w:rsidRPr="00000000">
        <w:rPr>
          <w:rFonts w:ascii="Calibri" w:cs="Calibri" w:eastAsia="Calibri" w:hAnsi="Calibri"/>
          <w:rtl w:val="0"/>
        </w:rPr>
        <w:t xml:space="preserve">Trial owners have to schedule as many visits as possible to implementing teams throughout the season. According to implementing teams’ feedback, this practice is proven to maximize protocol clarity. In spite of bandwidth limitations, a minimum of two visits (in different trial periods) should be scheduled, and each visit should cover as many sites as possible.  </w:t>
      </w:r>
    </w:p>
    <w:p w:rsidR="00000000" w:rsidDel="00000000" w:rsidP="00000000" w:rsidRDefault="00000000" w:rsidRPr="00000000" w14:paraId="0000033A">
      <w:pPr>
        <w:numPr>
          <w:ilvl w:val="0"/>
          <w:numId w:val="3"/>
        </w:numPr>
        <w:pBdr>
          <w:top w:space="0" w:sz="0" w:val="nil"/>
          <w:left w:space="0" w:sz="0" w:val="nil"/>
          <w:bottom w:space="0" w:sz="0" w:val="nil"/>
          <w:right w:space="0" w:sz="0" w:val="nil"/>
          <w:between w:space="0" w:sz="0" w:val="nil"/>
        </w:pBdr>
        <w:spacing w:before="240" w:line="275" w:lineRule="auto"/>
        <w:ind w:left="360" w:hanging="255"/>
        <w:jc w:val="both"/>
        <w:rPr/>
      </w:pPr>
      <w:r w:rsidDel="00000000" w:rsidR="00000000" w:rsidRPr="00000000">
        <w:rPr>
          <w:rFonts w:ascii="Calibri" w:cs="Calibri" w:eastAsia="Calibri" w:hAnsi="Calibri"/>
          <w:b w:val="1"/>
          <w:bCs w:val="1"/>
          <w:color w:val="1b1c1d"/>
          <w:rtl w:val="0"/>
        </w:rPr>
        <w:t xml:space="preserve">Bi-weekly INN team meeting: </w:t>
      </w:r>
      <w:r w:rsidDel="00000000" w:rsidR="00000000" w:rsidRPr="00000000">
        <w:rPr>
          <w:rFonts w:ascii="Calibri" w:cs="Calibri" w:eastAsia="Calibri" w:hAnsi="Calibri"/>
          <w:color w:val="1b1c1d"/>
          <w:rtl w:val="0"/>
        </w:rPr>
        <w:t xml:space="preserve">This meeting remains the main platform for alignment on issues related to this SLA or brainstorming about an issue that may arise from a specific trial, in case a group view/contribution is strongly needed. </w:t>
      </w:r>
      <w:r w:rsidDel="00000000" w:rsidR="00000000" w:rsidRPr="00000000">
        <w:rPr>
          <w:rtl w:val="0"/>
        </w:rPr>
      </w:r>
    </w:p>
    <w:p w:rsidR="00000000" w:rsidDel="00000000" w:rsidP="00000000" w:rsidRDefault="00000000" w:rsidRPr="00000000" w14:paraId="0000033B">
      <w:pPr>
        <w:numPr>
          <w:ilvl w:val="0"/>
          <w:numId w:val="3"/>
        </w:numPr>
        <w:pBdr>
          <w:top w:space="0" w:sz="0" w:val="nil"/>
          <w:left w:space="0" w:sz="0" w:val="nil"/>
          <w:bottom w:space="0" w:sz="0" w:val="nil"/>
          <w:right w:space="0" w:sz="0" w:val="nil"/>
          <w:between w:space="0" w:sz="0" w:val="nil"/>
        </w:pBdr>
        <w:spacing w:before="240" w:line="275" w:lineRule="auto"/>
        <w:ind w:left="360" w:hanging="255"/>
        <w:jc w:val="both"/>
        <w:rPr/>
      </w:pPr>
      <w:r w:rsidDel="00000000" w:rsidR="00000000" w:rsidRPr="00000000">
        <w:rPr>
          <w:rFonts w:ascii="Calibri" w:cs="Calibri" w:eastAsia="Calibri" w:hAnsi="Calibri"/>
          <w:b w:val="1"/>
          <w:bCs w:val="1"/>
          <w:color w:val="1b1c1d"/>
          <w:rtl w:val="0"/>
        </w:rPr>
        <w:t xml:space="preserve">Execution progress updates: </w:t>
      </w:r>
      <w:r w:rsidDel="00000000" w:rsidR="00000000" w:rsidRPr="00000000">
        <w:rPr>
          <w:rFonts w:ascii="Calibri" w:cs="Calibri" w:eastAsia="Calibri" w:hAnsi="Calibri"/>
          <w:color w:val="1b1c1d"/>
          <w:rtl w:val="0"/>
        </w:rPr>
        <w:t xml:space="preserve">Each implementing team is expected to develop a format for trial implementation progress updates. The goal is to communicate officially that a specific period is complete, and a summary of the main feedback (ups and downs) related to that specific trial period, and suggested recommendations.</w:t>
      </w:r>
      <w:r w:rsidDel="00000000" w:rsidR="00000000" w:rsidRPr="00000000">
        <w:rPr>
          <w:rtl w:val="0"/>
        </w:rPr>
      </w:r>
    </w:p>
    <w:p w:rsidR="00000000" w:rsidDel="00000000" w:rsidP="00000000" w:rsidRDefault="00000000" w:rsidRPr="00000000" w14:paraId="0000033C">
      <w:pPr>
        <w:numPr>
          <w:ilvl w:val="0"/>
          <w:numId w:val="3"/>
        </w:numPr>
        <w:pBdr>
          <w:top w:space="0" w:sz="0" w:val="nil"/>
          <w:left w:space="0" w:sz="0" w:val="nil"/>
          <w:bottom w:space="0" w:sz="0" w:val="nil"/>
          <w:right w:space="0" w:sz="0" w:val="nil"/>
          <w:between w:space="0" w:sz="0" w:val="nil"/>
        </w:pBdr>
        <w:spacing w:before="240" w:line="275" w:lineRule="auto"/>
        <w:ind w:left="360" w:hanging="255"/>
        <w:jc w:val="both"/>
        <w:rPr>
          <w:rFonts w:ascii="Calibri" w:cs="Calibri" w:eastAsia="Calibri" w:hAnsi="Calibri"/>
        </w:rPr>
      </w:pPr>
      <w:r w:rsidDel="00000000" w:rsidR="00000000" w:rsidRPr="00000000">
        <w:rPr>
          <w:rFonts w:ascii="Calibri" w:cs="Calibri" w:eastAsia="Calibri" w:hAnsi="Calibri"/>
          <w:b w:val="1"/>
          <w:bCs w:val="1"/>
          <w:color w:val="1b1c1d"/>
          <w:rtl w:val="0"/>
        </w:rPr>
        <w:t xml:space="preserve">Feedback on Services: </w:t>
      </w:r>
      <w:r w:rsidDel="00000000" w:rsidR="00000000" w:rsidRPr="00000000">
        <w:rPr>
          <w:rFonts w:ascii="Calibri" w:cs="Calibri" w:eastAsia="Calibri" w:hAnsi="Calibri"/>
          <w:color w:val="1b1c1d"/>
          <w:rtl w:val="0"/>
        </w:rPr>
        <w:t xml:space="preserve">These are opportunities for each team to provide feedback on the quality of services received from its serving parties. These feedbacks are directed to the Department Head and is considered a metric on how INN is complying with this SLA. The time for this feedback is indicated in the Key dates table.</w:t>
      </w:r>
      <w:r w:rsidDel="00000000" w:rsidR="00000000" w:rsidRPr="00000000">
        <w:rPr>
          <w:rtl w:val="0"/>
        </w:rPr>
      </w:r>
    </w:p>
    <w:p w:rsidR="00000000" w:rsidDel="00000000" w:rsidP="00000000" w:rsidRDefault="00000000" w:rsidRPr="00000000" w14:paraId="0000033D">
      <w:pPr>
        <w:numPr>
          <w:ilvl w:val="0"/>
          <w:numId w:val="3"/>
        </w:numPr>
        <w:pBdr>
          <w:top w:space="0" w:sz="0" w:val="nil"/>
          <w:left w:space="0" w:sz="0" w:val="nil"/>
          <w:bottom w:space="0" w:sz="0" w:val="nil"/>
          <w:right w:space="0" w:sz="0" w:val="nil"/>
          <w:between w:space="0" w:sz="0" w:val="nil"/>
        </w:pBdr>
        <w:spacing w:before="240" w:line="275" w:lineRule="auto"/>
        <w:ind w:left="360" w:hanging="255"/>
        <w:rPr>
          <w:rFonts w:ascii="Calibri" w:cs="Calibri" w:eastAsia="Calibri" w:hAnsi="Calibri"/>
        </w:rPr>
      </w:pPr>
      <w:r w:rsidDel="00000000" w:rsidR="00000000" w:rsidRPr="00000000">
        <w:rPr>
          <w:rFonts w:ascii="Calibri" w:cs="Calibri" w:eastAsia="Calibri" w:hAnsi="Calibri"/>
          <w:b w:val="1"/>
          <w:bCs w:val="1"/>
          <w:color w:val="1b1c1d"/>
          <w:rtl w:val="0"/>
        </w:rPr>
        <w:t xml:space="preserve">Additional SLAs </w:t>
      </w:r>
      <w:r w:rsidDel="00000000" w:rsidR="00000000" w:rsidRPr="00000000">
        <w:rPr>
          <w:rtl w:val="0"/>
        </w:rPr>
      </w:r>
    </w:p>
    <w:p w:rsidR="00000000" w:rsidDel="00000000" w:rsidP="00000000" w:rsidRDefault="00000000" w:rsidRPr="00000000" w14:paraId="0000033E">
      <w:pPr>
        <w:numPr>
          <w:ilvl w:val="1"/>
          <w:numId w:val="3"/>
        </w:numPr>
        <w:pBdr>
          <w:top w:space="0" w:sz="0" w:val="nil"/>
          <w:left w:space="0" w:sz="0" w:val="nil"/>
          <w:bottom w:space="0" w:sz="0" w:val="nil"/>
          <w:right w:space="0" w:sz="0" w:val="nil"/>
          <w:between w:space="0" w:sz="0" w:val="nil"/>
        </w:pBdr>
        <w:spacing w:line="275" w:lineRule="auto"/>
        <w:ind w:left="1296" w:hanging="215"/>
        <w:rPr>
          <w:rFonts w:ascii="Calibri" w:cs="Calibri" w:eastAsia="Calibri" w:hAnsi="Calibri"/>
        </w:rPr>
      </w:pPr>
      <w:r w:rsidDel="00000000" w:rsidR="00000000" w:rsidRPr="00000000">
        <w:rPr>
          <w:rFonts w:ascii="Calibri" w:cs="Calibri" w:eastAsia="Calibri" w:hAnsi="Calibri"/>
          <w:color w:val="1b1c1d"/>
          <w:rtl w:val="0"/>
        </w:rPr>
        <w:t xml:space="preserve">Inventory &amp; Laboratory Team SLA specifically addressing soil and plant analyses (</w:t>
      </w:r>
      <w:r w:rsidDel="00000000" w:rsidR="00000000" w:rsidRPr="00000000">
        <w:rPr>
          <w:rFonts w:ascii="Calibri" w:cs="Calibri" w:eastAsia="Calibri" w:hAnsi="Calibri"/>
          <w:color w:val="ff0000"/>
          <w:rtl w:val="0"/>
        </w:rPr>
        <w:t xml:space="preserve">link</w:t>
      </w:r>
      <w:r w:rsidDel="00000000" w:rsidR="00000000" w:rsidRPr="00000000">
        <w:rPr>
          <w:rFonts w:ascii="Calibri" w:cs="Calibri" w:eastAsia="Calibri" w:hAnsi="Calibri"/>
          <w:color w:val="1b1c1d"/>
          <w:rtl w:val="0"/>
        </w:rPr>
        <w:t xml:space="preserve">)</w:t>
      </w:r>
      <w:r w:rsidDel="00000000" w:rsidR="00000000" w:rsidRPr="00000000">
        <w:rPr>
          <w:rtl w:val="0"/>
        </w:rPr>
      </w:r>
    </w:p>
    <w:p w:rsidR="00000000" w:rsidDel="00000000" w:rsidP="00000000" w:rsidRDefault="00000000" w:rsidRPr="00000000" w14:paraId="0000033F">
      <w:pPr>
        <w:numPr>
          <w:ilvl w:val="1"/>
          <w:numId w:val="3"/>
        </w:numPr>
        <w:pBdr>
          <w:top w:space="0" w:sz="0" w:val="nil"/>
          <w:left w:space="0" w:sz="0" w:val="nil"/>
          <w:bottom w:space="0" w:sz="0" w:val="nil"/>
          <w:right w:space="0" w:sz="0" w:val="nil"/>
          <w:between w:space="0" w:sz="0" w:val="nil"/>
        </w:pBdr>
        <w:spacing w:after="240" w:line="275" w:lineRule="auto"/>
        <w:ind w:left="1296" w:hanging="215"/>
        <w:rPr>
          <w:rFonts w:ascii="Calibri" w:cs="Calibri" w:eastAsia="Calibri" w:hAnsi="Calibri"/>
        </w:rPr>
      </w:pPr>
      <w:r w:rsidDel="00000000" w:rsidR="00000000" w:rsidRPr="00000000">
        <w:rPr>
          <w:rFonts w:ascii="Calibri" w:cs="Calibri" w:eastAsia="Calibri" w:hAnsi="Calibri"/>
          <w:color w:val="1b1c1d"/>
          <w:rtl w:val="0"/>
        </w:rPr>
        <w:t xml:space="preserve">INN &lt;&gt; SIC SLA specifically addressing the VCU services (</w:t>
      </w:r>
      <w:hyperlink r:id="rId12">
        <w:r w:rsidDel="00000000" w:rsidR="00000000" w:rsidRPr="00000000">
          <w:rPr>
            <w:rFonts w:ascii="Calibri" w:cs="Calibri" w:eastAsia="Calibri" w:hAnsi="Calibri"/>
            <w:color w:val="1155cc"/>
            <w:u w:val="single"/>
            <w:rtl w:val="0"/>
          </w:rPr>
          <w:t xml:space="preserve">link</w:t>
        </w:r>
      </w:hyperlink>
      <w:r w:rsidDel="00000000" w:rsidR="00000000" w:rsidRPr="00000000">
        <w:rPr>
          <w:rFonts w:ascii="Calibri" w:cs="Calibri" w:eastAsia="Calibri" w:hAnsi="Calibri"/>
          <w:color w:val="1b1c1d"/>
          <w:rtl w:val="0"/>
        </w:rPr>
        <w:t xml:space="preserve">)</w:t>
      </w:r>
      <w:r w:rsidDel="00000000" w:rsidR="00000000" w:rsidRPr="00000000">
        <w:rPr>
          <w:rtl w:val="0"/>
        </w:rPr>
      </w:r>
    </w:p>
    <w:p w:rsidR="00000000" w:rsidDel="00000000" w:rsidP="00000000" w:rsidRDefault="00000000" w:rsidRPr="00000000" w14:paraId="00000340">
      <w:pPr>
        <w:numPr>
          <w:ilvl w:val="0"/>
          <w:numId w:val="3"/>
        </w:numPr>
        <w:pBdr>
          <w:top w:space="0" w:sz="0" w:val="nil"/>
          <w:left w:space="0" w:sz="0" w:val="nil"/>
          <w:bottom w:space="0" w:sz="0" w:val="nil"/>
          <w:right w:space="0" w:sz="0" w:val="nil"/>
          <w:between w:space="0" w:sz="0" w:val="nil"/>
        </w:pBdr>
        <w:spacing w:after="240" w:line="275" w:lineRule="auto"/>
        <w:ind w:left="360" w:hanging="255"/>
        <w:rPr>
          <w:color w:val="1b1c1d"/>
        </w:rPr>
      </w:pPr>
      <w:r w:rsidDel="00000000" w:rsidR="00000000" w:rsidRPr="00000000">
        <w:rPr>
          <w:rFonts w:ascii="Calibri" w:cs="Calibri" w:eastAsia="Calibri" w:hAnsi="Calibri"/>
          <w:b w:val="1"/>
          <w:bCs w:val="1"/>
          <w:color w:val="1b1c1d"/>
          <w:rtl w:val="0"/>
        </w:rPr>
        <w:t xml:space="preserve">SOPs</w:t>
      </w:r>
      <w:r w:rsidDel="00000000" w:rsidR="00000000" w:rsidRPr="00000000">
        <w:rPr>
          <w:rFonts w:ascii="Calibri" w:cs="Calibri" w:eastAsia="Calibri" w:hAnsi="Calibri"/>
          <w:color w:val="1b1c1d"/>
          <w:rtl w:val="0"/>
        </w:rPr>
        <w:t xml:space="preserve">: The SLA mentions some SOPs that may not yet be developed. Sub-teams should annually plan the development of new SOPs and training of staff that is needed for service fulfillment.</w:t>
      </w:r>
      <w:r w:rsidDel="00000000" w:rsidR="00000000" w:rsidRPr="00000000">
        <w:rPr>
          <w:rtl w:val="0"/>
        </w:rPr>
      </w:r>
    </w:p>
    <w:p w:rsidR="00000000" w:rsidDel="00000000" w:rsidP="00000000" w:rsidRDefault="00000000" w:rsidRPr="00000000" w14:paraId="00000341">
      <w:pPr>
        <w:rPr>
          <w:rFonts w:ascii="Calibri" w:cs="Calibri" w:eastAsia="Calibri" w:hAnsi="Calibri"/>
          <w:b w:val="1"/>
          <w:bCs w:val="1"/>
          <w:color w:val="ffffff"/>
        </w:rPr>
      </w:pPr>
      <w:r w:rsidDel="00000000" w:rsidR="00000000" w:rsidRPr="00000000">
        <w:br w:type="page"/>
      </w:r>
      <w:r w:rsidDel="00000000" w:rsidR="00000000" w:rsidRPr="00000000">
        <w:rPr>
          <w:rtl w:val="0"/>
        </w:rPr>
      </w:r>
    </w:p>
    <w:p w:rsidR="00000000" w:rsidDel="00000000" w:rsidP="00000000" w:rsidRDefault="00000000" w:rsidRPr="00000000" w14:paraId="00000342">
      <w:pPr>
        <w:pStyle w:val="Heading4"/>
        <w:shd w:fill="006666" w:val="clear"/>
        <w:spacing w:after="0" w:before="0" w:line="275" w:lineRule="auto"/>
        <w:rPr>
          <w:rFonts w:ascii="Calibri" w:cs="Calibri" w:eastAsia="Calibri" w:hAnsi="Calibri"/>
          <w:color w:val="ffffff"/>
        </w:rPr>
      </w:pPr>
      <w:bookmarkStart w:colFirst="0" w:colLast="0" w:name="_heading=h.nlhrf4dcm56n" w:id="18"/>
      <w:bookmarkEnd w:id="18"/>
      <w:r w:rsidDel="00000000" w:rsidR="00000000" w:rsidRPr="00000000">
        <w:rPr>
          <w:rFonts w:ascii="Calibri" w:cs="Calibri" w:eastAsia="Calibri" w:hAnsi="Calibri"/>
          <w:color w:val="ffffff"/>
          <w:rtl w:val="0"/>
        </w:rPr>
        <w:t xml:space="preserve">7. </w:t>
      </w:r>
      <w:sdt>
        <w:sdtPr>
          <w:id w:val="902249984"/>
          <w:tag w:val="goog_rdk_127"/>
        </w:sdtPr>
        <w:sdtContent>
          <w:commentRangeStart w:id="31"/>
        </w:sdtContent>
      </w:sdt>
      <w:sdt>
        <w:sdtPr>
          <w:id w:val="-1980194635"/>
          <w:tag w:val="goog_rdk_128"/>
        </w:sdtPr>
        <w:sdtContent>
          <w:commentRangeStart w:id="32"/>
        </w:sdtContent>
      </w:sdt>
      <w:sdt>
        <w:sdtPr>
          <w:id w:val="1431658980"/>
          <w:tag w:val="goog_rdk_129"/>
        </w:sdtPr>
        <w:sdtContent>
          <w:commentRangeStart w:id="33"/>
        </w:sdtContent>
      </w:sdt>
      <w:r w:rsidDel="00000000" w:rsidR="00000000" w:rsidRPr="00000000">
        <w:rPr>
          <w:rFonts w:ascii="Calibri" w:cs="Calibri" w:eastAsia="Calibri" w:hAnsi="Calibri"/>
          <w:color w:val="ffffff"/>
          <w:rtl w:val="0"/>
        </w:rPr>
        <w:t xml:space="preserve">E</w:t>
      </w:r>
      <w:commentRangeEnd w:id="31"/>
      <w:r w:rsidDel="00000000" w:rsidR="00000000" w:rsidRPr="00000000">
        <w:commentReference w:id="31"/>
      </w:r>
      <w:commentRangeEnd w:id="32"/>
      <w:r w:rsidDel="00000000" w:rsidR="00000000" w:rsidRPr="00000000">
        <w:commentReference w:id="32"/>
      </w:r>
      <w:commentRangeEnd w:id="33"/>
      <w:r w:rsidDel="00000000" w:rsidR="00000000" w:rsidRPr="00000000">
        <w:commentReference w:id="33"/>
      </w:r>
      <w:r w:rsidDel="00000000" w:rsidR="00000000" w:rsidRPr="00000000">
        <w:rPr>
          <w:rFonts w:ascii="Calibri" w:cs="Calibri" w:eastAsia="Calibri" w:hAnsi="Calibri"/>
          <w:color w:val="ffffff"/>
          <w:rtl w:val="0"/>
        </w:rPr>
        <w:t xml:space="preserve">scalation Procedure</w:t>
      </w:r>
    </w:p>
    <w:p w:rsidR="00000000" w:rsidDel="00000000" w:rsidP="00000000" w:rsidRDefault="00000000" w:rsidRPr="00000000" w14:paraId="00000343">
      <w:pPr>
        <w:pBdr>
          <w:top w:space="0" w:sz="0" w:val="nil"/>
          <w:left w:space="0" w:sz="0" w:val="nil"/>
          <w:bottom w:space="0" w:sz="0" w:val="nil"/>
          <w:right w:space="0" w:sz="0" w:val="nil"/>
          <w:between w:space="0" w:sz="0" w:val="nil"/>
        </w:pBdr>
        <w:spacing w:after="120" w:before="240" w:line="275" w:lineRule="auto"/>
        <w:jc w:val="both"/>
        <w:rPr>
          <w:rFonts w:ascii="Calibri" w:cs="Calibri" w:eastAsia="Calibri" w:hAnsi="Calibri"/>
          <w:color w:val="1b1c1d"/>
        </w:rPr>
      </w:pPr>
      <w:r w:rsidDel="00000000" w:rsidR="00000000" w:rsidRPr="00000000">
        <w:rPr>
          <w:rFonts w:ascii="Calibri" w:cs="Calibri" w:eastAsia="Calibri" w:hAnsi="Calibri"/>
          <w:color w:val="1b1c1d"/>
          <w:rtl w:val="0"/>
        </w:rPr>
        <w:t xml:space="preserve">Under this SLA, escalation will occur after an SLA breach has occurred. Its aim is either to resolve an issue (in most cases) or gain sufficient understanding of the cause of the breach, or to seek a session to identify measures to be taken in future seasons. Escalation will always be done by Email; the guidelines are below:</w:t>
      </w:r>
    </w:p>
    <w:p w:rsidR="00000000" w:rsidDel="00000000" w:rsidP="00000000" w:rsidRDefault="00000000" w:rsidRPr="00000000" w14:paraId="00000344">
      <w:pPr>
        <w:numPr>
          <w:ilvl w:val="0"/>
          <w:numId w:val="4"/>
        </w:numPr>
        <w:pBdr>
          <w:top w:space="0" w:sz="0" w:val="nil"/>
          <w:left w:space="0" w:sz="0" w:val="nil"/>
          <w:bottom w:space="0" w:sz="0" w:val="nil"/>
          <w:right w:space="0" w:sz="0" w:val="nil"/>
          <w:between w:space="0" w:sz="0" w:val="nil"/>
        </w:pBdr>
        <w:spacing w:line="275" w:lineRule="auto"/>
        <w:ind w:left="360" w:hanging="240"/>
        <w:jc w:val="both"/>
        <w:rPr>
          <w:rFonts w:ascii="Calibri" w:cs="Calibri" w:eastAsia="Calibri" w:hAnsi="Calibri"/>
        </w:rPr>
      </w:pPr>
      <w:r w:rsidDel="00000000" w:rsidR="00000000" w:rsidRPr="00000000">
        <w:rPr>
          <w:rFonts w:ascii="Calibri" w:cs="Calibri" w:eastAsia="Calibri" w:hAnsi="Calibri"/>
          <w:b w:val="1"/>
          <w:bCs w:val="1"/>
          <w:rtl w:val="0"/>
        </w:rPr>
        <w:t xml:space="preserve">Who escalates</w:t>
      </w:r>
      <w:r w:rsidDel="00000000" w:rsidR="00000000" w:rsidRPr="00000000">
        <w:rPr>
          <w:rFonts w:ascii="Calibri" w:cs="Calibri" w:eastAsia="Calibri" w:hAnsi="Calibri"/>
          <w:rtl w:val="0"/>
        </w:rPr>
        <w:t xml:space="preserve">: Escalation is initiated by the served party in case the serving party failed to meet the agreed target.</w:t>
      </w:r>
    </w:p>
    <w:p w:rsidR="00000000" w:rsidDel="00000000" w:rsidP="00000000" w:rsidRDefault="00000000" w:rsidRPr="00000000" w14:paraId="00000345">
      <w:pPr>
        <w:numPr>
          <w:ilvl w:val="0"/>
          <w:numId w:val="4"/>
        </w:numPr>
        <w:pBdr>
          <w:top w:space="0" w:sz="0" w:val="nil"/>
          <w:left w:space="0" w:sz="0" w:val="nil"/>
          <w:bottom w:space="0" w:sz="0" w:val="nil"/>
          <w:right w:space="0" w:sz="0" w:val="nil"/>
          <w:between w:space="0" w:sz="0" w:val="nil"/>
        </w:pBdr>
        <w:spacing w:line="275" w:lineRule="auto"/>
        <w:ind w:left="360" w:hanging="240"/>
        <w:jc w:val="both"/>
        <w:rPr>
          <w:rFonts w:ascii="Calibri" w:cs="Calibri" w:eastAsia="Calibri" w:hAnsi="Calibri"/>
        </w:rPr>
      </w:pPr>
      <w:r w:rsidDel="00000000" w:rsidR="00000000" w:rsidRPr="00000000">
        <w:rPr>
          <w:rFonts w:ascii="Calibri" w:cs="Calibri" w:eastAsia="Calibri" w:hAnsi="Calibri"/>
          <w:b w:val="1"/>
          <w:bCs w:val="1"/>
          <w:rtl w:val="0"/>
        </w:rPr>
        <w:t xml:space="preserve">How</w:t>
      </w:r>
      <w:r w:rsidDel="00000000" w:rsidR="00000000" w:rsidRPr="00000000">
        <w:rPr>
          <w:rFonts w:ascii="Calibri" w:cs="Calibri" w:eastAsia="Calibri" w:hAnsi="Calibri"/>
          <w:rtl w:val="0"/>
        </w:rPr>
        <w:t xml:space="preserve">: To enable tracking, escalation is done </w:t>
      </w:r>
      <w:r w:rsidDel="00000000" w:rsidR="00000000" w:rsidRPr="00000000">
        <w:rPr>
          <w:rFonts w:ascii="Calibri" w:cs="Calibri" w:eastAsia="Calibri" w:hAnsi="Calibri"/>
          <w:b w:val="1"/>
          <w:bCs w:val="1"/>
          <w:rtl w:val="0"/>
        </w:rPr>
        <w:t xml:space="preserve">by Email </w:t>
      </w:r>
      <w:r w:rsidDel="00000000" w:rsidR="00000000" w:rsidRPr="00000000">
        <w:rPr>
          <w:rFonts w:ascii="Calibri" w:cs="Calibri" w:eastAsia="Calibri" w:hAnsi="Calibri"/>
          <w:rtl w:val="0"/>
        </w:rPr>
        <w:t xml:space="preserve">and always has the term </w:t>
      </w:r>
      <w:r w:rsidDel="00000000" w:rsidR="00000000" w:rsidRPr="00000000">
        <w:rPr>
          <w:rFonts w:ascii="Calibri" w:cs="Calibri" w:eastAsia="Calibri" w:hAnsi="Calibri"/>
          <w:b w:val="1"/>
          <w:bCs w:val="1"/>
          <w:i w:val="1"/>
          <w:iCs w:val="1"/>
          <w:rtl w:val="0"/>
        </w:rPr>
        <w:t xml:space="preserve">“Escalation - </w:t>
      </w:r>
      <w:r w:rsidDel="00000000" w:rsidR="00000000" w:rsidRPr="00000000">
        <w:rPr>
          <w:rFonts w:ascii="Calibri" w:cs="Calibri" w:eastAsia="Calibri" w:hAnsi="Calibri"/>
          <w:b w:val="1"/>
          <w:bCs w:val="1"/>
          <w:i w:val="1"/>
          <w:iCs w:val="1"/>
          <w:color w:val="0000ff"/>
          <w:rtl w:val="0"/>
        </w:rPr>
        <w:t xml:space="preserve">[Issue and concerned team]</w:t>
      </w:r>
      <w:r w:rsidDel="00000000" w:rsidR="00000000" w:rsidRPr="00000000">
        <w:rPr>
          <w:rFonts w:ascii="Calibri" w:cs="Calibri" w:eastAsia="Calibri" w:hAnsi="Calibri"/>
          <w:b w:val="1"/>
          <w:bCs w:val="1"/>
          <w:i w:val="1"/>
          <w:iCs w:val="1"/>
          <w:rtl w:val="0"/>
        </w:rPr>
        <w:t xml:space="preserve">”</w:t>
      </w:r>
      <w:r w:rsidDel="00000000" w:rsidR="00000000" w:rsidRPr="00000000">
        <w:rPr>
          <w:rFonts w:ascii="Calibri" w:cs="Calibri" w:eastAsia="Calibri" w:hAnsi="Calibri"/>
          <w:rtl w:val="0"/>
        </w:rPr>
        <w:t xml:space="preserve"> in the subject. An example is presented below:</w:t>
      </w:r>
    </w:p>
    <w:p w:rsidR="00000000" w:rsidDel="00000000" w:rsidP="00000000" w:rsidRDefault="00000000" w:rsidRPr="00000000" w14:paraId="00000346">
      <w:pPr>
        <w:numPr>
          <w:ilvl w:val="1"/>
          <w:numId w:val="4"/>
        </w:numPr>
        <w:pBdr>
          <w:top w:space="0" w:sz="0" w:val="nil"/>
          <w:left w:space="0" w:sz="0" w:val="nil"/>
          <w:bottom w:space="0" w:sz="0" w:val="nil"/>
          <w:right w:space="0" w:sz="0" w:val="nil"/>
          <w:between w:space="0" w:sz="0" w:val="nil"/>
        </w:pBdr>
        <w:spacing w:line="275" w:lineRule="auto"/>
        <w:ind w:left="1296" w:hanging="215"/>
        <w:jc w:val="both"/>
        <w:rPr/>
      </w:pPr>
      <w:r w:rsidDel="00000000" w:rsidR="00000000" w:rsidRPr="00000000">
        <w:rPr>
          <w:rFonts w:ascii="Calibri" w:cs="Calibri" w:eastAsia="Calibri" w:hAnsi="Calibri"/>
          <w:rtl w:val="0"/>
        </w:rPr>
        <w:t xml:space="preserve">Service = </w:t>
      </w:r>
      <w:r w:rsidDel="00000000" w:rsidR="00000000" w:rsidRPr="00000000">
        <w:rPr>
          <w:rFonts w:ascii="Calibri" w:cs="Calibri" w:eastAsia="Calibri" w:hAnsi="Calibri"/>
          <w:b w:val="1"/>
          <w:bCs w:val="1"/>
          <w:i w:val="1"/>
          <w:iCs w:val="1"/>
          <w:sz w:val="20"/>
          <w:szCs w:val="20"/>
          <w:rtl w:val="0"/>
        </w:rPr>
        <w:t xml:space="preserve">Trial planning on time</w:t>
      </w:r>
      <w:r w:rsidDel="00000000" w:rsidR="00000000" w:rsidRPr="00000000">
        <w:rPr>
          <w:rtl w:val="0"/>
        </w:rPr>
      </w:r>
    </w:p>
    <w:p w:rsidR="00000000" w:rsidDel="00000000" w:rsidP="00000000" w:rsidRDefault="00000000" w:rsidRPr="00000000" w14:paraId="00000347">
      <w:pPr>
        <w:numPr>
          <w:ilvl w:val="1"/>
          <w:numId w:val="4"/>
        </w:numPr>
        <w:pBdr>
          <w:top w:space="0" w:sz="0" w:val="nil"/>
          <w:left w:space="0" w:sz="0" w:val="nil"/>
          <w:bottom w:space="0" w:sz="0" w:val="nil"/>
          <w:right w:space="0" w:sz="0" w:val="nil"/>
          <w:between w:space="0" w:sz="0" w:val="nil"/>
        </w:pBdr>
        <w:spacing w:line="275" w:lineRule="auto"/>
        <w:ind w:left="1296" w:hanging="215"/>
        <w:jc w:val="both"/>
        <w:rPr/>
      </w:pPr>
      <w:r w:rsidDel="00000000" w:rsidR="00000000" w:rsidRPr="00000000">
        <w:rPr>
          <w:rFonts w:ascii="Calibri" w:cs="Calibri" w:eastAsia="Calibri" w:hAnsi="Calibri"/>
          <w:rtl w:val="0"/>
        </w:rPr>
        <w:t xml:space="preserve">Issue = </w:t>
      </w:r>
      <w:r w:rsidDel="00000000" w:rsidR="00000000" w:rsidRPr="00000000">
        <w:rPr>
          <w:rFonts w:ascii="Calibri" w:cs="Calibri" w:eastAsia="Calibri" w:hAnsi="Calibri"/>
          <w:i w:val="1"/>
          <w:iCs w:val="1"/>
          <w:sz w:val="20"/>
          <w:szCs w:val="20"/>
          <w:rtl w:val="0"/>
        </w:rPr>
        <w:t xml:space="preserve">Trial implementation service request received </w:t>
      </w:r>
      <w:r w:rsidDel="00000000" w:rsidR="00000000" w:rsidRPr="00000000">
        <w:rPr>
          <w:rFonts w:ascii="Calibri" w:cs="Calibri" w:eastAsia="Calibri" w:hAnsi="Calibri"/>
          <w:b w:val="1"/>
          <w:bCs w:val="1"/>
          <w:i w:val="1"/>
          <w:iCs w:val="1"/>
          <w:color w:val="c00000"/>
          <w:sz w:val="20"/>
          <w:szCs w:val="20"/>
          <w:rtl w:val="0"/>
        </w:rPr>
        <w:t xml:space="preserve">later than 5 days</w:t>
      </w:r>
      <w:r w:rsidDel="00000000" w:rsidR="00000000" w:rsidRPr="00000000">
        <w:rPr>
          <w:rFonts w:ascii="Calibri" w:cs="Calibri" w:eastAsia="Calibri" w:hAnsi="Calibri"/>
          <w:i w:val="1"/>
          <w:iCs w:val="1"/>
          <w:color w:val="c00000"/>
          <w:sz w:val="20"/>
          <w:szCs w:val="20"/>
          <w:rtl w:val="0"/>
        </w:rPr>
        <w:t xml:space="preserve"> </w:t>
      </w:r>
      <w:r w:rsidDel="00000000" w:rsidR="00000000" w:rsidRPr="00000000">
        <w:rPr>
          <w:rFonts w:ascii="Calibri" w:cs="Calibri" w:eastAsia="Calibri" w:hAnsi="Calibri"/>
          <w:i w:val="1"/>
          <w:iCs w:val="1"/>
          <w:sz w:val="20"/>
          <w:szCs w:val="20"/>
          <w:rtl w:val="0"/>
        </w:rPr>
        <w:t xml:space="preserve">after the indicated deadlines.</w:t>
      </w:r>
      <w:r w:rsidDel="00000000" w:rsidR="00000000" w:rsidRPr="00000000">
        <w:rPr>
          <w:rtl w:val="0"/>
        </w:rPr>
      </w:r>
    </w:p>
    <w:p w:rsidR="00000000" w:rsidDel="00000000" w:rsidP="00000000" w:rsidRDefault="00000000" w:rsidRPr="00000000" w14:paraId="00000348">
      <w:pPr>
        <w:numPr>
          <w:ilvl w:val="1"/>
          <w:numId w:val="4"/>
        </w:numPr>
        <w:pBdr>
          <w:top w:space="0" w:sz="0" w:val="nil"/>
          <w:left w:space="0" w:sz="0" w:val="nil"/>
          <w:bottom w:space="0" w:sz="0" w:val="nil"/>
          <w:right w:space="0" w:sz="0" w:val="nil"/>
          <w:between w:space="0" w:sz="0" w:val="nil"/>
        </w:pBdr>
        <w:spacing w:line="275" w:lineRule="auto"/>
        <w:ind w:left="1296" w:hanging="215"/>
        <w:jc w:val="both"/>
        <w:rPr/>
      </w:pPr>
      <w:r w:rsidDel="00000000" w:rsidR="00000000" w:rsidRPr="00000000">
        <w:rPr>
          <w:rFonts w:ascii="Calibri" w:cs="Calibri" w:eastAsia="Calibri" w:hAnsi="Calibri"/>
          <w:rtl w:val="0"/>
        </w:rPr>
        <w:t xml:space="preserve">Email’s Subject: </w:t>
      </w:r>
      <w:r w:rsidDel="00000000" w:rsidR="00000000" w:rsidRPr="00000000">
        <w:rPr>
          <w:rFonts w:ascii="Calibri" w:cs="Calibri" w:eastAsia="Calibri" w:hAnsi="Calibri"/>
          <w:b w:val="1"/>
          <w:bCs w:val="1"/>
          <w:i w:val="1"/>
          <w:iCs w:val="1"/>
          <w:color w:val="0033cc"/>
          <w:sz w:val="20"/>
          <w:szCs w:val="20"/>
          <w:rtl w:val="0"/>
        </w:rPr>
        <w:t xml:space="preserve">Escalation – Addressing [the trial name] implementation request by the station/field team</w:t>
      </w:r>
      <w:r w:rsidDel="00000000" w:rsidR="00000000" w:rsidRPr="00000000">
        <w:rPr>
          <w:rtl w:val="0"/>
        </w:rPr>
      </w:r>
    </w:p>
    <w:p w:rsidR="00000000" w:rsidDel="00000000" w:rsidP="00000000" w:rsidRDefault="00000000" w:rsidRPr="00000000" w14:paraId="00000349">
      <w:pPr>
        <w:numPr>
          <w:ilvl w:val="0"/>
          <w:numId w:val="4"/>
        </w:numPr>
        <w:pBdr>
          <w:top w:space="0" w:sz="0" w:val="nil"/>
          <w:left w:space="0" w:sz="0" w:val="nil"/>
          <w:bottom w:space="0" w:sz="0" w:val="nil"/>
          <w:right w:space="0" w:sz="0" w:val="nil"/>
          <w:between w:space="0" w:sz="0" w:val="nil"/>
        </w:pBdr>
        <w:spacing w:after="240" w:line="275" w:lineRule="auto"/>
        <w:ind w:left="360" w:hanging="240"/>
        <w:jc w:val="both"/>
        <w:rPr/>
      </w:pPr>
      <w:r w:rsidDel="00000000" w:rsidR="00000000" w:rsidRPr="00000000">
        <w:rPr>
          <w:rFonts w:ascii="Calibri" w:cs="Calibri" w:eastAsia="Calibri" w:hAnsi="Calibri"/>
          <w:b w:val="1"/>
          <w:bCs w:val="1"/>
          <w:color w:val="1b1c1d"/>
          <w:rtl w:val="0"/>
        </w:rPr>
        <w:t xml:space="preserve">To whom: </w:t>
      </w:r>
      <w:r w:rsidDel="00000000" w:rsidR="00000000" w:rsidRPr="00000000">
        <w:rPr>
          <w:rFonts w:ascii="Calibri" w:cs="Calibri" w:eastAsia="Calibri" w:hAnsi="Calibri"/>
          <w:color w:val="1b1c1d"/>
          <w:rtl w:val="0"/>
        </w:rPr>
        <w:t xml:space="preserve">The table below shows who to escalate to depending on the serving team. Regular interaction contact is the first contact person when requesting the service from that team.</w:t>
      </w:r>
      <w:r w:rsidDel="00000000" w:rsidR="00000000" w:rsidRPr="00000000">
        <w:rPr>
          <w:rtl w:val="0"/>
        </w:rPr>
      </w:r>
    </w:p>
    <w:tbl>
      <w:tblPr>
        <w:tblStyle w:val="Table17"/>
        <w:tblW w:w="8545.0" w:type="dxa"/>
        <w:jc w:val="left"/>
        <w:tblLayout w:type="fixed"/>
        <w:tblLook w:val="0400"/>
      </w:tblPr>
      <w:tblGrid>
        <w:gridCol w:w="2160"/>
        <w:gridCol w:w="3240"/>
        <w:gridCol w:w="3145"/>
        <w:tblGridChange w:id="0">
          <w:tblGrid>
            <w:gridCol w:w="2160"/>
            <w:gridCol w:w="3240"/>
            <w:gridCol w:w="3145"/>
          </w:tblGrid>
        </w:tblGridChange>
      </w:tblGrid>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134f5c" w:val="clear"/>
            <w:vAlign w:val="bottom"/>
          </w:tcPr>
          <w:p w:rsidR="00000000" w:rsidDel="00000000" w:rsidP="00000000" w:rsidRDefault="00000000" w:rsidRPr="00000000" w14:paraId="0000034A">
            <w:pPr>
              <w:widowControl w:val="1"/>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Serving team</w:t>
            </w:r>
          </w:p>
        </w:tc>
        <w:tc>
          <w:tcPr>
            <w:tcBorders>
              <w:top w:color="000000" w:space="0" w:sz="4" w:val="dotted"/>
              <w:left w:color="000000" w:space="0" w:sz="4" w:val="dotted"/>
              <w:bottom w:color="000000" w:space="0" w:sz="4" w:val="dotted"/>
              <w:right w:color="000000" w:space="0" w:sz="4" w:val="dotted"/>
            </w:tcBorders>
            <w:shd w:fill="134f5c" w:val="clear"/>
            <w:vAlign w:val="bottom"/>
          </w:tcPr>
          <w:p w:rsidR="00000000" w:rsidDel="00000000" w:rsidP="00000000" w:rsidRDefault="00000000" w:rsidRPr="00000000" w14:paraId="0000034B">
            <w:pPr>
              <w:widowControl w:val="1"/>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Regular interactions contactee</w:t>
            </w:r>
          </w:p>
        </w:tc>
        <w:tc>
          <w:tcPr>
            <w:tcBorders>
              <w:top w:color="000000" w:space="0" w:sz="4" w:val="dotted"/>
              <w:left w:color="000000" w:space="0" w:sz="4" w:val="dotted"/>
              <w:bottom w:color="000000" w:space="0" w:sz="4" w:val="dotted"/>
              <w:right w:color="000000" w:space="0" w:sz="4" w:val="dotted"/>
            </w:tcBorders>
            <w:shd w:fill="134f5c" w:val="clear"/>
            <w:vAlign w:val="bottom"/>
          </w:tcPr>
          <w:p w:rsidR="00000000" w:rsidDel="00000000" w:rsidP="00000000" w:rsidRDefault="00000000" w:rsidRPr="00000000" w14:paraId="0000034C">
            <w:pPr>
              <w:widowControl w:val="1"/>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Write escalation email to:</w:t>
            </w:r>
          </w:p>
        </w:tc>
      </w:tr>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34D">
            <w:pPr>
              <w:widowControl w:val="1"/>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Trial owners </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34E">
            <w:pPr>
              <w:widowControl w:val="1"/>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Specific trial owner</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34F">
            <w:pPr>
              <w:widowControl w:val="1"/>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Trial owner’s manager + INN Lead</w:t>
            </w:r>
          </w:p>
        </w:tc>
      </w:tr>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350">
            <w:pPr>
              <w:widowControl w:val="1"/>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Station</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351">
            <w:pPr>
              <w:widowControl w:val="1"/>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Stations Coordinator</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352">
            <w:pPr>
              <w:widowControl w:val="1"/>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P1 Sub-team Lead + INN Lead</w:t>
            </w:r>
          </w:p>
        </w:tc>
      </w:tr>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353">
            <w:pPr>
              <w:widowControl w:val="1"/>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Field trials team</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354">
            <w:pPr>
              <w:widowControl w:val="1"/>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Field Trials Team Coordinator</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355">
            <w:pPr>
              <w:widowControl w:val="1"/>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P2 Sub-team Lead + INN Lead</w:t>
            </w:r>
          </w:p>
        </w:tc>
      </w:tr>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356">
            <w:pPr>
              <w:widowControl w:val="1"/>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Data team</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357">
            <w:pPr>
              <w:widowControl w:val="1"/>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 Team Coordinator</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358">
            <w:pPr>
              <w:widowControl w:val="1"/>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 Team Lead + INN Lead</w:t>
            </w:r>
          </w:p>
        </w:tc>
      </w:tr>
      <w:tr>
        <w:trPr>
          <w:cantSplit w:val="0"/>
          <w:trHeight w:val="20" w:hRule="atLeast"/>
          <w:tblHeader w:val="0"/>
        </w:trPr>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359">
            <w:pPr>
              <w:widowControl w:val="1"/>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Lab &amp; Inventory </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35A">
            <w:pPr>
              <w:widowControl w:val="1"/>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Lab &amp; Inventory Coordinator</w:t>
            </w:r>
          </w:p>
        </w:tc>
        <w:tc>
          <w:tcPr>
            <w:tcBorders>
              <w:top w:color="000000" w:space="0" w:sz="4" w:val="dotted"/>
              <w:left w:color="000000" w:space="0" w:sz="4" w:val="dotted"/>
              <w:bottom w:color="000000" w:space="0" w:sz="4" w:val="dotted"/>
              <w:right w:color="000000" w:space="0" w:sz="4" w:val="dotted"/>
            </w:tcBorders>
            <w:shd w:fill="auto" w:val="clear"/>
            <w:vAlign w:val="bottom"/>
          </w:tcPr>
          <w:p w:rsidR="00000000" w:rsidDel="00000000" w:rsidP="00000000" w:rsidRDefault="00000000" w:rsidRPr="00000000" w14:paraId="0000035B">
            <w:pPr>
              <w:widowControl w:val="1"/>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Lab &amp; Inv team Lead + INN Lead</w:t>
            </w:r>
          </w:p>
        </w:tc>
      </w:tr>
    </w:tbl>
    <w:p w:rsidR="00000000" w:rsidDel="00000000" w:rsidP="00000000" w:rsidRDefault="00000000" w:rsidRPr="00000000" w14:paraId="0000035C">
      <w:pPr>
        <w:pStyle w:val="Heading4"/>
        <w:shd w:fill="006666" w:val="clear"/>
        <w:spacing w:after="0" w:line="275" w:lineRule="auto"/>
        <w:rPr>
          <w:rFonts w:ascii="Calibri" w:cs="Calibri" w:eastAsia="Calibri" w:hAnsi="Calibri"/>
          <w:color w:val="ffffff"/>
        </w:rPr>
      </w:pPr>
      <w:bookmarkStart w:colFirst="0" w:colLast="0" w:name="_heading=h.rnc9ggyfmdgn" w:id="19"/>
      <w:bookmarkEnd w:id="19"/>
      <w:r w:rsidDel="00000000" w:rsidR="00000000" w:rsidRPr="00000000">
        <w:rPr>
          <w:rFonts w:ascii="Calibri" w:cs="Calibri" w:eastAsia="Calibri" w:hAnsi="Calibri"/>
          <w:color w:val="ffffff"/>
          <w:rtl w:val="0"/>
        </w:rPr>
        <w:t xml:space="preserve">8. Review and Amendment</w:t>
      </w:r>
    </w:p>
    <w:p w:rsidR="00000000" w:rsidDel="00000000" w:rsidP="00000000" w:rsidRDefault="00000000" w:rsidRPr="00000000" w14:paraId="0000035D">
      <w:pPr>
        <w:pBdr>
          <w:top w:space="0" w:sz="0" w:val="nil"/>
          <w:left w:space="0" w:sz="0" w:val="nil"/>
          <w:bottom w:space="0" w:sz="0" w:val="nil"/>
          <w:right w:space="0" w:sz="0" w:val="nil"/>
          <w:between w:space="0" w:sz="0" w:val="nil"/>
        </w:pBdr>
        <w:spacing w:after="240" w:before="240" w:line="275"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This SLA is reviewed annually or as needed to ensure its continued relevance and effectiveness. Any amendments must be agreed upon by the respective Sub-team Leads and the Department Lead.</w:t>
      </w:r>
      <w:r w:rsidDel="00000000" w:rsidR="00000000" w:rsidRPr="00000000">
        <w:br w:type="page"/>
      </w:r>
      <w:r w:rsidDel="00000000" w:rsidR="00000000" w:rsidRPr="00000000">
        <w:rPr>
          <w:rtl w:val="0"/>
        </w:rPr>
      </w:r>
    </w:p>
    <w:p w:rsidR="00000000" w:rsidDel="00000000" w:rsidP="00000000" w:rsidRDefault="00000000" w:rsidRPr="00000000" w14:paraId="0000035E">
      <w:pPr>
        <w:pStyle w:val="Heading4"/>
        <w:shd w:fill="006666" w:val="clear"/>
        <w:spacing w:after="0" w:before="0" w:line="275" w:lineRule="auto"/>
        <w:rPr>
          <w:rFonts w:ascii="Calibri" w:cs="Calibri" w:eastAsia="Calibri" w:hAnsi="Calibri"/>
          <w:color w:val="ffffff"/>
        </w:rPr>
      </w:pPr>
      <w:bookmarkStart w:colFirst="0" w:colLast="0" w:name="_heading=h.lpm5vpah61tx" w:id="20"/>
      <w:bookmarkEnd w:id="20"/>
      <w:r w:rsidDel="00000000" w:rsidR="00000000" w:rsidRPr="00000000">
        <w:rPr>
          <w:rFonts w:ascii="Calibri" w:cs="Calibri" w:eastAsia="Calibri" w:hAnsi="Calibri"/>
          <w:color w:val="ffffff"/>
          <w:rtl w:val="0"/>
        </w:rPr>
        <w:t xml:space="preserve">9. Signatures</w:t>
      </w:r>
    </w:p>
    <w:p w:rsidR="00000000" w:rsidDel="00000000" w:rsidP="00000000" w:rsidRDefault="00000000" w:rsidRPr="00000000" w14:paraId="0000035F">
      <w:pPr>
        <w:pBdr>
          <w:top w:space="0" w:sz="0" w:val="nil"/>
          <w:left w:space="0" w:sz="0" w:val="nil"/>
          <w:bottom w:space="0" w:sz="0" w:val="nil"/>
          <w:right w:space="0" w:sz="0" w:val="nil"/>
          <w:between w:space="0" w:sz="0" w:val="nil"/>
        </w:pBdr>
        <w:spacing w:before="120" w:line="275"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Fonts w:ascii="Calibri" w:cs="Calibri" w:eastAsia="Calibri" w:hAnsi="Calibri"/>
          <w:b w:val="1"/>
          <w:bCs w:val="1"/>
          <w:rtl w:val="0"/>
        </w:rPr>
        <w:t xml:space="preserve">James Ellison</w:t>
      </w: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before="120" w:line="275" w:lineRule="auto"/>
        <w:rPr>
          <w:rFonts w:ascii="Calibri" w:cs="Calibri" w:eastAsia="Calibri" w:hAnsi="Calibri"/>
          <w:i w:val="1"/>
          <w:iCs w:val="1"/>
          <w:color w:val="808080"/>
        </w:rPr>
      </w:pPr>
      <w:r w:rsidDel="00000000" w:rsidR="00000000" w:rsidRPr="00000000">
        <w:rPr>
          <w:rFonts w:ascii="Calibri" w:cs="Calibri" w:eastAsia="Calibri" w:hAnsi="Calibri"/>
          <w:i w:val="1"/>
          <w:iCs w:val="1"/>
          <w:color w:val="808080"/>
          <w:rtl w:val="0"/>
        </w:rPr>
        <w:t xml:space="preserve">[Signature]</w:t>
      </w:r>
    </w:p>
    <w:p w:rsidR="00000000" w:rsidDel="00000000" w:rsidP="00000000" w:rsidRDefault="00000000" w:rsidRPr="00000000" w14:paraId="00000361">
      <w:pPr>
        <w:pBdr>
          <w:top w:space="0" w:sz="0" w:val="nil"/>
          <w:left w:space="0" w:sz="0" w:val="nil"/>
          <w:bottom w:space="0" w:sz="0" w:val="nil"/>
          <w:right w:space="0" w:sz="0" w:val="nil"/>
          <w:between w:space="0" w:sz="0" w:val="nil"/>
        </w:pBdr>
        <w:spacing w:before="120" w:line="275" w:lineRule="auto"/>
        <w:rPr>
          <w:rFonts w:ascii="Calibri" w:cs="Calibri" w:eastAsia="Calibri" w:hAnsi="Calibri"/>
        </w:rPr>
      </w:pP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line="275"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Agriculture Innovations Department Lead</w:t>
      </w:r>
    </w:p>
    <w:p w:rsidR="00000000" w:rsidDel="00000000" w:rsidP="00000000" w:rsidRDefault="00000000" w:rsidRPr="00000000" w14:paraId="00000363">
      <w:pPr>
        <w:pBdr>
          <w:top w:space="0" w:sz="0" w:val="nil"/>
          <w:left w:space="0" w:sz="0" w:val="nil"/>
          <w:bottom w:space="0" w:sz="0" w:val="nil"/>
          <w:right w:space="0" w:sz="0" w:val="nil"/>
          <w:between w:space="0" w:sz="0" w:val="nil"/>
        </w:pBdr>
        <w:spacing w:before="120" w:line="275"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Fonts w:ascii="Calibri" w:cs="Calibri" w:eastAsia="Calibri" w:hAnsi="Calibri"/>
          <w:b w:val="1"/>
          <w:bCs w:val="1"/>
          <w:rtl w:val="0"/>
        </w:rPr>
        <w:t xml:space="preserve">Jean Honore Ndorimana</w:t>
        <w:tab/>
        <w:tab/>
        <w:tab/>
        <w:tab/>
        <w:tab/>
        <w:tab/>
        <w:tab/>
        <w:t xml:space="preserve">Jean De La Paix Ahimana</w:t>
      </w: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spacing w:before="120" w:line="275" w:lineRule="auto"/>
        <w:rPr>
          <w:rFonts w:ascii="Calibri" w:cs="Calibri" w:eastAsia="Calibri" w:hAnsi="Calibri"/>
          <w:i w:val="1"/>
          <w:iCs w:val="1"/>
          <w:color w:val="808080"/>
        </w:rPr>
      </w:pPr>
      <w:r w:rsidDel="00000000" w:rsidR="00000000" w:rsidRPr="00000000">
        <w:rPr>
          <w:rFonts w:ascii="Calibri" w:cs="Calibri" w:eastAsia="Calibri" w:hAnsi="Calibri"/>
          <w:i w:val="1"/>
          <w:iCs w:val="1"/>
          <w:color w:val="808080"/>
          <w:rtl w:val="0"/>
        </w:rPr>
        <w:t xml:space="preserve">[Signature]</w:t>
        <w:tab/>
        <w:tab/>
        <w:tab/>
        <w:tab/>
        <w:tab/>
        <w:tab/>
        <w:tab/>
        <w:tab/>
        <w:tab/>
        <w:t xml:space="preserve">[Signature]</w:t>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before="120" w:line="275" w:lineRule="auto"/>
        <w:rPr>
          <w:rFonts w:ascii="Calibri" w:cs="Calibri" w:eastAsia="Calibri" w:hAnsi="Calibri"/>
        </w:rPr>
      </w:pPr>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spacing w:line="275"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Sub-team Lead, Station Trials &amp; HTE Teams</w:t>
        <w:tab/>
        <w:tab/>
        <w:tab/>
        <w:tab/>
        <w:tab/>
        <w:t xml:space="preserve">Stations Team Coordinator</w:t>
      </w:r>
    </w:p>
    <w:p w:rsidR="00000000" w:rsidDel="00000000" w:rsidP="00000000" w:rsidRDefault="00000000" w:rsidRPr="00000000" w14:paraId="00000367">
      <w:pPr>
        <w:pBdr>
          <w:top w:space="0" w:sz="0" w:val="nil"/>
          <w:left w:space="0" w:sz="0" w:val="nil"/>
          <w:bottom w:space="0" w:sz="0" w:val="nil"/>
          <w:right w:space="0" w:sz="0" w:val="nil"/>
          <w:between w:space="0" w:sz="0" w:val="nil"/>
        </w:pBdr>
        <w:spacing w:before="120" w:line="275"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Fonts w:ascii="Calibri" w:cs="Calibri" w:eastAsia="Calibri" w:hAnsi="Calibri"/>
          <w:b w:val="1"/>
          <w:bCs w:val="1"/>
          <w:rtl w:val="0"/>
        </w:rPr>
        <w:t xml:space="preserve">Elyse Tuyishime</w:t>
        <w:tab/>
        <w:tab/>
        <w:tab/>
        <w:tab/>
        <w:tab/>
        <w:tab/>
        <w:t xml:space="preserve">Fidele Habimana</w:t>
        <w:tab/>
        <w:tab/>
        <w:tab/>
        <w:t xml:space="preserve">Josephine Nishimwe</w:t>
      </w: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pacing w:before="240" w:line="275" w:lineRule="auto"/>
        <w:rPr>
          <w:rFonts w:ascii="Calibri" w:cs="Calibri" w:eastAsia="Calibri" w:hAnsi="Calibri"/>
          <w:i w:val="1"/>
          <w:iCs w:val="1"/>
          <w:color w:val="808080"/>
        </w:rPr>
      </w:pPr>
      <w:r w:rsidDel="00000000" w:rsidR="00000000" w:rsidRPr="00000000">
        <w:rPr>
          <w:rFonts w:ascii="Calibri" w:cs="Calibri" w:eastAsia="Calibri" w:hAnsi="Calibri"/>
          <w:i w:val="1"/>
          <w:iCs w:val="1"/>
          <w:color w:val="808080"/>
          <w:rtl w:val="0"/>
        </w:rPr>
        <w:t xml:space="preserve">[Signature]</w:t>
        <w:tab/>
        <w:tab/>
        <w:tab/>
        <w:tab/>
        <w:tab/>
        <w:tab/>
        <w:t xml:space="preserve">[Signature]</w:t>
        <w:tab/>
        <w:tab/>
        <w:tab/>
        <w:tab/>
        <w:t xml:space="preserve">[Signature]</w:t>
      </w:r>
    </w:p>
    <w:p w:rsidR="00000000" w:rsidDel="00000000" w:rsidP="00000000" w:rsidRDefault="00000000" w:rsidRPr="00000000" w14:paraId="00000369">
      <w:pPr>
        <w:pBdr>
          <w:top w:space="0" w:sz="0" w:val="nil"/>
          <w:left w:space="0" w:sz="0" w:val="nil"/>
          <w:bottom w:space="0" w:sz="0" w:val="nil"/>
          <w:right w:space="0" w:sz="0" w:val="nil"/>
          <w:between w:space="0" w:sz="0" w:val="nil"/>
        </w:pBdr>
        <w:spacing w:before="120" w:line="275" w:lineRule="auto"/>
        <w:rPr>
          <w:rFonts w:ascii="Calibri" w:cs="Calibri" w:eastAsia="Calibri" w:hAnsi="Calibri"/>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line="275"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Sub-team Lead, On-Farm Trials Team &amp; Data Team</w:t>
        <w:tab/>
        <w:t xml:space="preserve">Field Trials Team Coordinator</w:t>
        <w:tab/>
        <w:tab/>
        <w:t xml:space="preserve">Data Team Coordinator</w:t>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before="120" w:line="275" w:lineRule="auto"/>
        <w:rPr>
          <w:rFonts w:ascii="Calibri" w:cs="Calibri" w:eastAsia="Calibri" w:hAnsi="Calibri"/>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pacing w:before="120" w:line="275" w:lineRule="auto"/>
        <w:rPr>
          <w:rFonts w:ascii="Calibri" w:cs="Calibri" w:eastAsia="Calibri" w:hAnsi="Calibri"/>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before="120" w:line="275" w:lineRule="auto"/>
        <w:rPr>
          <w:rFonts w:ascii="Calibri" w:cs="Calibri" w:eastAsia="Calibri" w:hAnsi="Calibri"/>
        </w:rPr>
      </w:pPr>
      <w:r w:rsidDel="00000000" w:rsidR="00000000" w:rsidRPr="00000000">
        <w:rPr>
          <w:rFonts w:ascii="Calibri" w:cs="Calibri" w:eastAsia="Calibri" w:hAnsi="Calibri"/>
          <w:rtl w:val="0"/>
        </w:rPr>
        <w:t xml:space="preserve">[Name]</w:t>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before="240" w:line="275" w:lineRule="auto"/>
        <w:rPr>
          <w:rFonts w:ascii="Calibri" w:cs="Calibri" w:eastAsia="Calibri" w:hAnsi="Calibri"/>
          <w:i w:val="1"/>
          <w:iCs w:val="1"/>
          <w:color w:val="808080"/>
        </w:rPr>
      </w:pPr>
      <w:r w:rsidDel="00000000" w:rsidR="00000000" w:rsidRPr="00000000">
        <w:rPr>
          <w:rFonts w:ascii="Calibri" w:cs="Calibri" w:eastAsia="Calibri" w:hAnsi="Calibri"/>
          <w:i w:val="1"/>
          <w:iCs w:val="1"/>
          <w:color w:val="808080"/>
          <w:rtl w:val="0"/>
        </w:rPr>
        <w:t xml:space="preserve">[Signature]</w:t>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before="120" w:line="275" w:lineRule="auto"/>
        <w:rPr>
          <w:rFonts w:ascii="Calibri" w:cs="Calibri" w:eastAsia="Calibri" w:hAnsi="Calibri"/>
        </w:rPr>
      </w:pP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line="275"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Sub-team Lead, Inventory &amp; Laboratory Team</w:t>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before="120" w:line="275"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spacing w:before="120" w:line="275"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Thierry Niyigena </w:t>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before="240" w:line="275"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Lucky Regis Usenga </w:t>
      </w:r>
    </w:p>
    <w:p w:rsidR="00000000" w:rsidDel="00000000" w:rsidP="00000000" w:rsidRDefault="00000000" w:rsidRPr="00000000" w14:paraId="00000374">
      <w:pPr>
        <w:pBdr>
          <w:top w:space="0" w:sz="0" w:val="nil"/>
          <w:left w:space="0" w:sz="0" w:val="nil"/>
          <w:bottom w:space="0" w:sz="0" w:val="nil"/>
          <w:right w:space="0" w:sz="0" w:val="nil"/>
          <w:between w:space="0" w:sz="0" w:val="nil"/>
        </w:pBdr>
        <w:spacing w:before="240" w:line="275"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Lucie Kayitesi</w:t>
      </w:r>
    </w:p>
    <w:p w:rsidR="00000000" w:rsidDel="00000000" w:rsidP="00000000" w:rsidRDefault="00000000" w:rsidRPr="00000000" w14:paraId="00000375">
      <w:pPr>
        <w:pBdr>
          <w:top w:space="0" w:sz="0" w:val="nil"/>
          <w:left w:space="0" w:sz="0" w:val="nil"/>
          <w:bottom w:space="0" w:sz="0" w:val="nil"/>
          <w:right w:space="0" w:sz="0" w:val="nil"/>
          <w:between w:space="0" w:sz="0" w:val="nil"/>
        </w:pBdr>
        <w:spacing w:before="120" w:line="275" w:lineRule="auto"/>
        <w:rPr>
          <w:rFonts w:ascii="Calibri" w:cs="Calibri" w:eastAsia="Calibri" w:hAnsi="Calibri"/>
        </w:rPr>
      </w:pP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pacing w:line="275"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Trial Owner(s)</w:t>
      </w:r>
    </w:p>
    <w:p w:rsidR="00000000" w:rsidDel="00000000" w:rsidP="00000000" w:rsidRDefault="00000000" w:rsidRPr="00000000" w14:paraId="00000377">
      <w:pPr>
        <w:pStyle w:val="Heading2"/>
        <w:spacing w:after="120" w:before="120" w:line="275" w:lineRule="auto"/>
        <w:rPr>
          <w:rFonts w:ascii="Calibri" w:cs="Calibri" w:eastAsia="Calibri" w:hAnsi="Calibri"/>
          <w:color w:val="1b1c1d"/>
          <w:sz w:val="22"/>
          <w:szCs w:val="22"/>
        </w:rPr>
      </w:pPr>
      <w:bookmarkStart w:colFirst="0" w:colLast="0" w:name="_heading=h.rfm5y9j861cf" w:id="21"/>
      <w:bookmarkEnd w:id="21"/>
      <w:r w:rsidDel="00000000" w:rsidR="00000000" w:rsidRPr="00000000">
        <w:pict>
          <v:rect style="width:0.0pt;height:1.5pt" o:hr="t" o:hrstd="t" o:hralign="center" fillcolor="#A0A0A0" stroked="f"/>
        </w:pict>
      </w: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288" w:top="431" w:left="720" w:right="576" w:header="0" w:footer="28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an Honore Ndorimana" w:id="29" w:date="2026-01-29T15:33:39Z">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communicates trials? B/C we should take that communication as a whistleblower</w:t>
      </w:r>
    </w:p>
  </w:comment>
  <w:comment w:author="Elyse Tuyishime" w:id="30" w:date="2026-03-03T13:13:14Z">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According to "5.1 TOs services", the trial is communicated through the trial plans document which is completed in April. However, since without the M&amp;Ms it is hard to provide the feedback, and M&amp;Ms are communicated by:</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June 30 (A Season);</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25 (B Season);</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March 15 (C Season);</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Therefore, implementing teams should provide feedback after June 30 (season A), since that time the M&amp;Ms will be complete.</w:t>
      </w:r>
    </w:p>
  </w:comment>
  <w:comment w:author="James Ellison" w:id="19" w:date="2026-01-27T07:55:40Z">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likely be removed and be automated through report tracker + Global integration this year.</w:t>
      </w:r>
    </w:p>
  </w:comment>
  <w:comment w:author="Elyse Tuyishime" w:id="20" w:date="2026-03-03T12:46:47Z">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better to keep it for now</w:t>
      </w:r>
    </w:p>
  </w:comment>
  <w:comment w:author="James Ellison" w:id="4" w:date="2026-03-12T14:10:32Z">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table is now out-of-date with the services detailed below. Suggest we delete so we don't have to keep both updated. @elyse.tuyishime@oneacrefund.org</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elyse.tuyishime@oneacrefund.org_</w:t>
      </w:r>
    </w:p>
  </w:comment>
  <w:comment w:author="James Ellison" w:id="5" w:date="2026-03-12T14:10:32Z">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table is now out-of-date with the services detailed below. Suggest we delete so we don't have to keep both updated. @elyse.tuyishime@oneacrefund.org</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elyse.tuyishime@oneacrefund.org_</w:t>
      </w:r>
    </w:p>
  </w:comment>
  <w:comment w:author="James Ellison" w:id="6" w:date="2026-03-12T14:10:32Z">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table is now out-of-date with the services detailed below. Suggest we delete so we don't have to keep both updated. @elyse.tuyishime@oneacrefund.org</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elyse.tuyishime@oneacrefund.org_</w:t>
      </w:r>
    </w:p>
  </w:comment>
  <w:comment w:author="James Ellison" w:id="7" w:date="2026-03-12T14:10:32Z">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table is now out-of-date with the services detailed below. Suggest we delete so we don't have to keep both updated. @elyse.tuyishime@oneacrefund.org</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elyse.tuyishime@oneacrefund.org_</w:t>
      </w:r>
    </w:p>
  </w:comment>
  <w:comment w:author="James Ellison" w:id="8" w:date="2026-03-12T14:10:32Z">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table is now out-of-date with the services detailed below. Suggest we delete so we don't have to keep both updated. @elyse.tuyishime@oneacrefund.org</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elyse.tuyishime@oneacrefund.org_</w:t>
      </w:r>
    </w:p>
  </w:comment>
  <w:comment w:author="James Ellison" w:id="9" w:date="2026-03-12T14:10:32Z">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table is now out-of-date with the services detailed below. Suggest we delete so we don't have to keep both updated. @elyse.tuyishime@oneacrefund.org</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elyse.tuyishime@oneacrefund.org_</w:t>
      </w:r>
    </w:p>
  </w:comment>
  <w:comment w:author="James Ellison" w:id="10" w:date="2026-03-12T14:10:32Z">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table is now out-of-date with the services detailed below. Suggest we delete so we don't have to keep both updated. @elyse.tuyishime@oneacrefund.org</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elyse.tuyishime@oneacrefund.org_</w:t>
      </w:r>
    </w:p>
  </w:comment>
  <w:comment w:author="James Ellison" w:id="11" w:date="2026-03-12T14:10:32Z">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table is now out-of-date with the services detailed below. Suggest we delete so we don't have to keep both updated. @elyse.tuyishime@oneacrefund.org</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elyse.tuyishime@oneacrefund.org_</w:t>
      </w:r>
    </w:p>
  </w:comment>
  <w:comment w:author="James Ellison" w:id="12" w:date="2026-03-12T14:10:32Z">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table is now out-of-date with the services detailed below. Suggest we delete so we don't have to keep both updated. @elyse.tuyishime@oneacrefund.org</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elyse.tuyishime@oneacrefund.org_</w:t>
      </w:r>
    </w:p>
  </w:comment>
  <w:comment w:author="James Ellison" w:id="13" w:date="2026-03-12T14:10:32Z">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table is now out-of-date with the services detailed below. Suggest we delete so we don't have to keep both updated. @elyse.tuyishime@oneacrefund.org</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elyse.tuyishime@oneacrefund.org_</w:t>
      </w:r>
    </w:p>
  </w:comment>
  <w:comment w:author="James Ellison" w:id="14" w:date="2026-03-12T14:10:32Z">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table is now out-of-date with the services detailed below. Suggest we delete so we don't have to keep both updated. @elyse.tuyishime@oneacrefund.org</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elyse.tuyishime@oneacrefund.org_</w:t>
      </w:r>
    </w:p>
  </w:comment>
  <w:comment w:author="James Ellison" w:id="15" w:date="2026-03-12T14:10:32Z">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table is now out-of-date with the services detailed below. Suggest we delete so we don't have to keep both updated. @elyse.tuyishime@oneacrefund.org</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elyse.tuyishime@oneacrefund.org_</w:t>
      </w:r>
    </w:p>
  </w:comment>
  <w:comment w:author="James Ellison" w:id="16" w:date="2026-03-12T14:10:32Z">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table is now out-of-date with the services detailed below. Suggest we delete so we don't have to keep both updated. @elyse.tuyishime@oneacrefund.org</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elyse.tuyishime@oneacrefund.org_</w:t>
      </w:r>
    </w:p>
  </w:comment>
  <w:comment w:author="James Ellison" w:id="17" w:date="2026-03-12T14:10:32Z">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table is now out-of-date with the services detailed below. Suggest we delete so we don't have to keep both updated. @elyse.tuyishime@oneacrefund.org</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elyse.tuyishime@oneacrefund.org_</w:t>
      </w:r>
    </w:p>
  </w:comment>
  <w:comment w:author="Thierry Niyigena" w:id="22" w:date="2026-03-13T08:32:45Z">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@elyse.tuyishime@oneacrefund.org I'm not sure where to find this form. Or it needs to be developed.</w:t>
      </w:r>
    </w:p>
  </w:comment>
  <w:comment w:author="Elyse Tuyishime" w:id="25" w:date="2026-03-03T13:03:01Z">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for the inventory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@james.ellison@oneacrefund.org</w:t>
      </w:r>
    </w:p>
  </w:comment>
  <w:comment w:author="James Ellison" w:id="26" w:date="2026-03-03T15:56:36Z">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wasn't sure. Why you think inventory?</w:t>
      </w:r>
    </w:p>
  </w:comment>
  <w:comment w:author="Elyse Tuyishime" w:id="27" w:date="2026-03-04T06:41:02Z">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bcoz it will require to transfer fertilizers from the inventory to the laboratory but since the lab will be involved in kits calibrations, better to host this task in a single team</w:t>
      </w:r>
    </w:p>
  </w:comment>
  <w:comment w:author="James Ellison" w:id="28" w:date="2026-03-10T08:10:16Z">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yes let's move to Inventory team. I think we can put it together with "Biochemicals inventory mngt... and scoop calibrations"</w:t>
      </w:r>
    </w:p>
  </w:comment>
  <w:comment w:author="James Ellison" w:id="31" w:date="2025-09-30T09:24:05Z">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we widen this section to be more about accountability? Yes, escalation is one way we hold ourselves accountable. But can their be others?</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to incorporate SLA into staffers' goals/KPIs?</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do we operationalise this? Is there further need to integrate this into our INN calendar?</w:t>
      </w:r>
    </w:p>
  </w:comment>
  <w:comment w:author="Elyse Tuyishime" w:id="32" w:date="2026-03-04T06:42:24Z">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still need this step as it is informing the key functions in the OKRs?</w:t>
      </w:r>
    </w:p>
  </w:comment>
  <w:comment w:author="James Ellison" w:id="33" w:date="2026-03-10T07:53:59Z">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mean do we still need an "escalation" step? I would keep it, however I'm doubtful I will receive a single email this year (wondering if this will be effective).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still think this section could additionally address the link between "breaches" and performance mgnt:</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escalation is a waste of time if there is no consequence; we can at least say the manager may use this information to assess performance at PDR; and that managers will discuss breaches as they occur and how to avoid them with the DR.</w:t>
      </w:r>
    </w:p>
  </w:comment>
  <w:comment w:author="James Ellison" w:id="0" w:date="2026-03-12T14:04:59Z">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@elyse.tuyishime@oneacrefund.org can we add the unique service names to the table of contents?</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elyse.tuyishime@oneacrefund.org_</w:t>
      </w:r>
    </w:p>
  </w:comment>
  <w:comment w:author="James Ellison" w:id="2" w:date="2026-03-12T14:19:24Z">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 to move this to top of section 5.</w:t>
      </w:r>
    </w:p>
  </w:comment>
  <w:comment w:author="James Ellison" w:id="3" w:date="2026-03-12T14:19:56Z">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bulleted form</w:t>
      </w:r>
    </w:p>
  </w:comment>
  <w:comment w:author="James Ellison" w:id="18" w:date="2026-03-12T14:26:06Z">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now link to the dept dashboard (where i moved the new calendar)</w:t>
      </w:r>
    </w:p>
  </w:comment>
  <w:comment w:author="James Ellison" w:id="24" w:date="2026-03-04T08:32:16Z">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dates for A and B season</w:t>
      </w:r>
    </w:p>
  </w:comment>
  <w:comment w:author="James Ellison" w:id="21" w:date="2026-03-04T08:11:16Z">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@elyse.tuyishime@oneacrefund.org same day</w:t>
      </w:r>
    </w:p>
  </w:comment>
  <w:comment w:author="James Ellison" w:id="1" w:date="2026-03-12T14:14:56Z">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@elyse.tuyishime@oneacrefund.org this sentence unclear to me. Maybe we could just say, the way we have set up the SLA is such that there is always a team serving a client.</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elyse.tuyishime@oneacrefund.org_</w:t>
      </w:r>
    </w:p>
  </w:comment>
  <w:comment w:author="James Ellison" w:id="23" w:date="2026-03-10T08:08:59Z">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82" w15:done="0"/>
  <w15:commentEx w15:paraId="00000389" w15:paraIdParent="00000382" w15:done="0"/>
  <w15:commentEx w15:paraId="0000038A" w15:done="0"/>
  <w15:commentEx w15:paraId="0000038B" w15:paraIdParent="0000038A" w15:done="0"/>
  <w15:commentEx w15:paraId="0000038D" w15:done="0"/>
  <w15:commentEx w15:paraId="0000038F" w15:done="0"/>
  <w15:commentEx w15:paraId="00000391" w15:done="0"/>
  <w15:commentEx w15:paraId="00000393" w15:done="0"/>
  <w15:commentEx w15:paraId="00000395" w15:done="0"/>
  <w15:commentEx w15:paraId="00000397" w15:done="0"/>
  <w15:commentEx w15:paraId="00000399" w15:done="0"/>
  <w15:commentEx w15:paraId="0000039B" w15:done="0"/>
  <w15:commentEx w15:paraId="0000039D" w15:done="0"/>
  <w15:commentEx w15:paraId="0000039F" w15:done="0"/>
  <w15:commentEx w15:paraId="000003A1" w15:done="0"/>
  <w15:commentEx w15:paraId="000003A3" w15:done="0"/>
  <w15:commentEx w15:paraId="000003A5" w15:done="0"/>
  <w15:commentEx w15:paraId="000003A7" w15:done="0"/>
  <w15:commentEx w15:paraId="000003A8" w15:done="0"/>
  <w15:commentEx w15:paraId="000003AA" w15:done="0"/>
  <w15:commentEx w15:paraId="000003AB" w15:paraIdParent="000003AA" w15:done="0"/>
  <w15:commentEx w15:paraId="000003AC" w15:paraIdParent="000003AA" w15:done="0"/>
  <w15:commentEx w15:paraId="000003AD" w15:paraIdParent="000003AA" w15:done="0"/>
  <w15:commentEx w15:paraId="000003B1" w15:done="0"/>
  <w15:commentEx w15:paraId="000003B2" w15:paraIdParent="000003B1" w15:done="0"/>
  <w15:commentEx w15:paraId="000003B6" w15:paraIdParent="000003B1" w15:done="0"/>
  <w15:commentEx w15:paraId="000003B8" w15:done="0"/>
  <w15:commentEx w15:paraId="000003B9" w15:done="0"/>
  <w15:commentEx w15:paraId="000003BA" w15:paraIdParent="000003B9" w15:done="0"/>
  <w15:commentEx w15:paraId="000003BB" w15:done="0"/>
  <w15:commentEx w15:paraId="000003BC" w15:done="0"/>
  <w15:commentEx w15:paraId="000003BD" w15:done="0"/>
  <w15:commentEx w15:paraId="000003BF" w15:done="0"/>
  <w15:commentEx w15:paraId="000003C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jc w:val="right"/>
      <w:rPr>
        <w:rFonts w:ascii="Calibri" w:cs="Calibri" w:eastAsia="Calibri" w:hAnsi="Calibri"/>
        <w:sz w:val="18"/>
        <w:szCs w:val="18"/>
      </w:rPr>
    </w:pP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78">
      <w:pPr>
        <w:pBdr>
          <w:top w:space="0" w:sz="0" w:val="nil"/>
          <w:left w:space="0" w:sz="0" w:val="nil"/>
          <w:bottom w:space="0" w:sz="0" w:val="nil"/>
          <w:right w:space="0" w:sz="0" w:val="nil"/>
          <w:between w:space="0" w:sz="0" w:val="nil"/>
        </w:pBdr>
        <w:rPr>
          <w:rFonts w:ascii="Calibri" w:cs="Calibri" w:eastAsia="Calibri" w:hAnsi="Calibri"/>
          <w:color w:val="000000"/>
          <w:sz w:val="18"/>
          <w:szCs w:val="18"/>
        </w:rPr>
      </w:pPr>
      <w:r w:rsidDel="00000000" w:rsidR="00000000" w:rsidRPr="00000000">
        <w:rPr>
          <w:rStyle w:val="FootnoteReference"/>
          <w:vertAlign w:val="superscript"/>
        </w:rPr>
        <w:footnoteRef/>
      </w:r>
      <w:r w:rsidDel="00000000" w:rsidR="00000000" w:rsidRPr="00000000">
        <w:rPr>
          <w:rFonts w:ascii="Calibri" w:cs="Calibri" w:eastAsia="Calibri" w:hAnsi="Calibri"/>
          <w:color w:val="000000"/>
          <w:sz w:val="18"/>
          <w:szCs w:val="18"/>
          <w:rtl w:val="0"/>
        </w:rPr>
        <w:t xml:space="preserve"> </w:t>
      </w:r>
      <w:r w:rsidDel="00000000" w:rsidR="00000000" w:rsidRPr="00000000">
        <w:rPr>
          <w:rFonts w:ascii="Calibri" w:cs="Calibri" w:eastAsia="Calibri" w:hAnsi="Calibri"/>
          <w:b w:val="1"/>
          <w:bCs w:val="1"/>
          <w:color w:val="000000"/>
          <w:sz w:val="18"/>
          <w:szCs w:val="18"/>
          <w:rtl w:val="0"/>
        </w:rPr>
        <w:t xml:space="preserve">Special materials </w:t>
      </w:r>
      <w:r w:rsidDel="00000000" w:rsidR="00000000" w:rsidRPr="00000000">
        <w:rPr>
          <w:rFonts w:ascii="Calibri" w:cs="Calibri" w:eastAsia="Calibri" w:hAnsi="Calibri"/>
          <w:color w:val="000000"/>
          <w:sz w:val="18"/>
          <w:szCs w:val="18"/>
          <w:rtl w:val="0"/>
        </w:rPr>
        <w:t xml:space="preserve">are materials that are not regularly used by the team and </w:t>
      </w:r>
      <w:r w:rsidDel="00000000" w:rsidR="00000000" w:rsidRPr="00000000">
        <w:rPr>
          <w:rFonts w:ascii="Calibri" w:cs="Calibri" w:eastAsia="Calibri" w:hAnsi="Calibri"/>
          <w:sz w:val="18"/>
          <w:szCs w:val="18"/>
          <w:rtl w:val="0"/>
        </w:rPr>
        <w:t xml:space="preserve">require</w:t>
      </w:r>
      <w:r w:rsidDel="00000000" w:rsidR="00000000" w:rsidRPr="00000000">
        <w:rPr>
          <w:rFonts w:ascii="Calibri" w:cs="Calibri" w:eastAsia="Calibri" w:hAnsi="Calibri"/>
          <w:color w:val="000000"/>
          <w:sz w:val="18"/>
          <w:szCs w:val="18"/>
          <w:rtl w:val="0"/>
        </w:rPr>
        <w:t xml:space="preserve"> to be sourced/introduced. </w:t>
      </w:r>
    </w:p>
  </w:footnote>
  <w:footnote w:id="1">
    <w:p w:rsidR="00000000" w:rsidDel="00000000" w:rsidP="00000000" w:rsidRDefault="00000000" w:rsidRPr="00000000" w14:paraId="00000379">
      <w:pPr>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Calibri" w:cs="Calibri" w:eastAsia="Calibri" w:hAnsi="Calibri"/>
          <w:sz w:val="20"/>
          <w:szCs w:val="20"/>
          <w:rtl w:val="0"/>
        </w:rPr>
        <w:t xml:space="preserve">These are materials we need to keep the minimum stock for and for measurements materials, sub-teams should have similar brands</w:t>
      </w:r>
    </w:p>
  </w:footnote>
  <w:footnote w:id="2">
    <w:p w:rsidR="00000000" w:rsidDel="00000000" w:rsidP="00000000" w:rsidRDefault="00000000" w:rsidRPr="00000000" w14:paraId="0000037A">
      <w:pPr>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Diverse sources should be used (e.g. Global Knowledge Hub, interviews with stakeholders, MEL data, surveys, &amp; literature review). In case multiple options exist, a prioritisation technique should be applied (e.g. weighted criteria analysis). Critical path (currently we use Clickup) should show activities, key results/milestones, responsible persons &amp; timelines.</w:t>
      </w:r>
    </w:p>
    <w:p w:rsidR="00000000" w:rsidDel="00000000" w:rsidP="00000000" w:rsidRDefault="00000000" w:rsidRPr="00000000" w14:paraId="0000037B">
      <w:pPr>
        <w:rPr>
          <w:sz w:val="20"/>
          <w:szCs w:val="20"/>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C">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spacing w:line="276" w:lineRule="auto"/>
      <w:rPr>
        <w:b w:val="1"/>
        <w:bCs w:val="1"/>
        <w:sz w:val="18"/>
        <w:szCs w:val="18"/>
      </w:rPr>
    </w:pPr>
    <w:r w:rsidDel="00000000" w:rsidR="00000000" w:rsidRPr="00000000">
      <w:rPr>
        <w:rtl w:val="0"/>
      </w:rPr>
    </w:r>
  </w:p>
  <w:p w:rsidR="00000000" w:rsidDel="00000000" w:rsidP="00000000" w:rsidRDefault="00000000" w:rsidRPr="00000000" w14:paraId="0000037E">
    <w:pPr>
      <w:pBdr>
        <w:top w:space="0" w:sz="0" w:val="nil"/>
        <w:left w:space="0" w:sz="0" w:val="nil"/>
        <w:bottom w:color="000000" w:space="1" w:sz="12" w:val="single"/>
        <w:right w:space="0" w:sz="0" w:val="nil"/>
        <w:between w:space="0" w:sz="0" w:val="nil"/>
      </w:pBdr>
      <w:tabs>
        <w:tab w:val="center" w:leader="none" w:pos="4320"/>
        <w:tab w:val="right" w:leader="none" w:pos="8640"/>
        <w:tab w:val="left" w:leader="none" w:pos="2475"/>
      </w:tabs>
      <w:rPr>
        <w:rFonts w:ascii="Calibri" w:cs="Calibri" w:eastAsia="Calibri" w:hAnsi="Calibri"/>
        <w:b w:val="1"/>
        <w:bCs w:val="1"/>
        <w:color w:val="000000"/>
        <w:sz w:val="32"/>
        <w:szCs w:val="32"/>
      </w:rPr>
    </w:pPr>
    <w:r w:rsidDel="00000000" w:rsidR="00000000" w:rsidRPr="00000000">
      <w:rPr>
        <w:rFonts w:ascii="Calibri" w:cs="Calibri" w:eastAsia="Calibri" w:hAnsi="Calibri"/>
        <w:b w:val="1"/>
        <w:bCs w:val="1"/>
        <w:color w:val="000000"/>
        <w:sz w:val="32"/>
        <w:szCs w:val="32"/>
        <w:rtl w:val="0"/>
      </w:rPr>
      <w:t xml:space="preserve">Agriculture Innovations Department SLA</w:t>
    </w:r>
    <w:r w:rsidDel="00000000" w:rsidR="00000000" w:rsidRPr="00000000">
      <w:drawing>
        <wp:anchor allowOverlap="1" behindDoc="0" distB="114300" distT="114300" distL="114300" distR="114300" hidden="0" layoutInCell="1" locked="0" relativeHeight="0" simplePos="0">
          <wp:simplePos x="0" y="0"/>
          <wp:positionH relativeFrom="column">
            <wp:posOffset>5574665</wp:posOffset>
          </wp:positionH>
          <wp:positionV relativeFrom="paragraph">
            <wp:posOffset>116839</wp:posOffset>
          </wp:positionV>
          <wp:extent cx="1374775" cy="274320"/>
          <wp:effectExtent b="0" l="0" r="0" t="0"/>
          <wp:wrapSquare wrapText="bothSides" distB="114300" distT="114300" distL="114300" distR="114300"/>
          <wp:docPr id="12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4775" cy="274320"/>
                  </a:xfrm>
                  <a:prstGeom prst="rect"/>
                  <a:ln/>
                </pic:spPr>
              </pic:pic>
            </a:graphicData>
          </a:graphic>
        </wp:anchor>
      </w:drawing>
    </w:r>
  </w:p>
  <w:p w:rsidR="00000000" w:rsidDel="00000000" w:rsidP="00000000" w:rsidRDefault="00000000" w:rsidRPr="00000000" w14:paraId="0000037F">
    <w:pPr>
      <w:rPr>
        <w:rFonts w:ascii="Calibri" w:cs="Calibri" w:eastAsia="Calibri" w:hAnsi="Calibri"/>
        <w:i w:val="1"/>
        <w:iCs w:val="1"/>
        <w:color w:val="808080"/>
        <w:sz w:val="28"/>
        <w:szCs w:val="28"/>
      </w:rPr>
    </w:pPr>
    <w:r w:rsidDel="00000000" w:rsidR="00000000" w:rsidRPr="00000000">
      <w:rPr>
        <w:rFonts w:ascii="Calibri" w:cs="Calibri" w:eastAsia="Calibri" w:hAnsi="Calibri"/>
        <w:i w:val="1"/>
        <w:iCs w:val="1"/>
        <w:color w:val="808080"/>
        <w:sz w:val="28"/>
        <w:szCs w:val="28"/>
        <w:rtl w:val="0"/>
      </w:rPr>
      <w:t xml:space="preserve">Farmers First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60" w:hanging="255"/>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96" w:hanging="216"/>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016" w:hanging="216"/>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360" w:hanging="240"/>
      </w:pPr>
      <w:rPr>
        <w:rFonts w:ascii="Calibri" w:cs="Calibri" w:eastAsia="Calibri" w:hAnsi="Calibri"/>
        <w:b w:val="0"/>
        <w:bCs w:val="0"/>
        <w:i w:val="0"/>
        <w:iCs w:val="0"/>
        <w:smallCaps w:val="0"/>
        <w:strike w:val="0"/>
        <w:color w:val="000000"/>
        <w:sz w:val="22"/>
        <w:szCs w:val="22"/>
        <w:u w:val="none"/>
        <w:shd w:fill="auto" w:val="clear"/>
        <w:vertAlign w:val="baseline"/>
      </w:rPr>
    </w:lvl>
    <w:lvl w:ilvl="1">
      <w:start w:val="1"/>
      <w:numFmt w:val="bullet"/>
      <w:lvlText w:val="○"/>
      <w:lvlJc w:val="left"/>
      <w:pPr>
        <w:ind w:left="1296" w:hanging="216"/>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0.0" w:type="dxa"/>
        <w:left w:w="0.0" w:type="dxa"/>
        <w:bottom w:w="0.0" w:type="dxa"/>
        <w:right w:w="0.0" w:type="dxa"/>
      </w:tblCellMar>
    </w:tblPr>
  </w:style>
  <w:style w:type="table" w:styleId="TableNormal3" w:customStyle="1">
    <w:name w:val="TableNormal"/>
    <w:tblPr>
      <w:tblCellMar>
        <w:top w:w="0.0" w:type="dxa"/>
        <w:left w:w="0.0" w:type="dxa"/>
        <w:bottom w:w="0.0" w:type="dxa"/>
        <w:right w:w="0.0" w:type="dxa"/>
      </w:tblCellMar>
    </w:tblPr>
  </w:style>
  <w:style w:type="table" w:styleId="a" w:customStyle="1">
    <w:basedOn w:val="TableNormal3"/>
    <w:tblPr>
      <w:tblStyleRowBandSize w:val="1"/>
      <w:tblStyleColBandSize w:val="1"/>
      <w:tblCellMar>
        <w:top w:w="100.0" w:type="dxa"/>
        <w:left w:w="100.0" w:type="dxa"/>
        <w:bottom w:w="100.0" w:type="dxa"/>
        <w:right w:w="100.0" w:type="dxa"/>
      </w:tblCellMar>
    </w:tblPr>
  </w:style>
  <w:style w:type="table" w:styleId="a0" w:customStyle="1">
    <w:basedOn w:val="TableNormal3"/>
    <w:tblPr>
      <w:tblStyleRowBandSize w:val="1"/>
      <w:tblStyleColBandSize w:val="1"/>
      <w:tblCellMar>
        <w:top w:w="100.0" w:type="dxa"/>
        <w:left w:w="100.0" w:type="dxa"/>
        <w:bottom w:w="100.0" w:type="dxa"/>
        <w:right w:w="100.0" w:type="dxa"/>
      </w:tblCellMar>
    </w:tblPr>
  </w:style>
  <w:style w:type="table" w:styleId="a1" w:customStyle="1">
    <w:basedOn w:val="TableNormal3"/>
    <w:tblPr>
      <w:tblStyleRowBandSize w:val="1"/>
      <w:tblStyleColBandSize w:val="1"/>
      <w:tblCellMar>
        <w:top w:w="100.0" w:type="dxa"/>
        <w:left w:w="100.0" w:type="dxa"/>
        <w:bottom w:w="100.0" w:type="dxa"/>
        <w:right w:w="100.0" w:type="dxa"/>
      </w:tblCellMar>
    </w:tblPr>
  </w:style>
  <w:style w:type="table" w:styleId="a2" w:customStyle="1">
    <w:basedOn w:val="TableNormal3"/>
    <w:tblPr>
      <w:tblStyleRowBandSize w:val="1"/>
      <w:tblStyleColBandSize w:val="1"/>
      <w:tblCellMar>
        <w:top w:w="100.0" w:type="dxa"/>
        <w:left w:w="100.0" w:type="dxa"/>
        <w:bottom w:w="100.0" w:type="dxa"/>
        <w:right w:w="100.0" w:type="dxa"/>
      </w:tblCellMar>
    </w:tblPr>
  </w:style>
  <w:style w:type="table" w:styleId="a3" w:customStyle="1">
    <w:basedOn w:val="TableNormal3"/>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866668"/>
    <w:pPr>
      <w:ind w:left="720"/>
      <w:contextualSpacing w:val="1"/>
    </w:pPr>
  </w:style>
  <w:style w:type="character" w:styleId="Hyperlink">
    <w:name w:val="Hyperlink"/>
    <w:basedOn w:val="DefaultParagraphFont"/>
    <w:uiPriority w:val="99"/>
    <w:unhideWhenUsed w:val="1"/>
    <w:rsid w:val="00F72578"/>
    <w:rPr>
      <w:color w:val="0000ff" w:themeColor="hyperlink"/>
      <w:u w:val="single"/>
    </w:rPr>
  </w:style>
  <w:style w:type="paragraph" w:styleId="Header">
    <w:name w:val="header"/>
    <w:basedOn w:val="Normal"/>
    <w:link w:val="HeaderChar"/>
    <w:uiPriority w:val="99"/>
    <w:unhideWhenUsed w:val="1"/>
    <w:rsid w:val="00C20200"/>
    <w:pPr>
      <w:tabs>
        <w:tab w:val="center" w:pos="4680"/>
        <w:tab w:val="right" w:pos="9360"/>
      </w:tabs>
    </w:pPr>
  </w:style>
  <w:style w:type="character" w:styleId="HeaderChar" w:customStyle="1">
    <w:name w:val="Header Char"/>
    <w:basedOn w:val="DefaultParagraphFont"/>
    <w:link w:val="Header"/>
    <w:uiPriority w:val="99"/>
    <w:rsid w:val="00C20200"/>
  </w:style>
  <w:style w:type="paragraph" w:styleId="Footer">
    <w:name w:val="footer"/>
    <w:basedOn w:val="Normal"/>
    <w:link w:val="FooterChar"/>
    <w:uiPriority w:val="99"/>
    <w:unhideWhenUsed w:val="1"/>
    <w:rsid w:val="00C20200"/>
    <w:pPr>
      <w:tabs>
        <w:tab w:val="center" w:pos="4680"/>
        <w:tab w:val="right" w:pos="9360"/>
      </w:tabs>
    </w:pPr>
  </w:style>
  <w:style w:type="character" w:styleId="FooterChar" w:customStyle="1">
    <w:name w:val="Footer Char"/>
    <w:basedOn w:val="DefaultParagraphFont"/>
    <w:link w:val="Footer"/>
    <w:uiPriority w:val="99"/>
    <w:rsid w:val="00C20200"/>
  </w:style>
  <w:style w:type="table" w:styleId="TableGrid">
    <w:name w:val="Table Grid"/>
    <w:basedOn w:val="TableNormal"/>
    <w:uiPriority w:val="39"/>
    <w:rsid w:val="00A9012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noteText">
    <w:name w:val="footnote text"/>
    <w:basedOn w:val="Normal"/>
    <w:link w:val="FootnoteTextChar"/>
    <w:uiPriority w:val="99"/>
    <w:semiHidden w:val="1"/>
    <w:unhideWhenUsed w:val="1"/>
    <w:rsid w:val="00C16963"/>
    <w:rPr>
      <w:sz w:val="20"/>
      <w:szCs w:val="20"/>
    </w:rPr>
  </w:style>
  <w:style w:type="character" w:styleId="FootnoteTextChar" w:customStyle="1">
    <w:name w:val="Footnote Text Char"/>
    <w:basedOn w:val="DefaultParagraphFont"/>
    <w:link w:val="FootnoteText"/>
    <w:uiPriority w:val="99"/>
    <w:semiHidden w:val="1"/>
    <w:rsid w:val="00C16963"/>
    <w:rPr>
      <w:sz w:val="20"/>
      <w:szCs w:val="20"/>
    </w:rPr>
  </w:style>
  <w:style w:type="character" w:styleId="FootnoteReference">
    <w:name w:val="footnote reference"/>
    <w:basedOn w:val="DefaultParagraphFont"/>
    <w:uiPriority w:val="99"/>
    <w:semiHidden w:val="1"/>
    <w:unhideWhenUsed w:val="1"/>
    <w:rsid w:val="00C16963"/>
    <w:rPr>
      <w:vertAlign w:val="superscript"/>
    </w:r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left w:w="115.0" w:type="dxa"/>
        <w:right w:w="115.0" w:type="dxa"/>
      </w:tblCellMar>
    </w:tblPr>
  </w:style>
  <w:style w:type="table" w:styleId="af1" w:customStyle="1">
    <w:basedOn w:val="TableNormal"/>
    <w:tblPr>
      <w:tblStyleRowBandSize w:val="1"/>
      <w:tblStyleColBandSize w:val="1"/>
      <w:tblCellMar>
        <w:left w:w="115.0" w:type="dxa"/>
        <w:right w:w="115.0" w:type="dxa"/>
      </w:tblCellMar>
    </w:tblPr>
  </w:style>
  <w:style w:type="table" w:styleId="af2" w:customStyle="1">
    <w:basedOn w:val="TableNormal"/>
    <w:tblPr>
      <w:tblStyleRowBandSize w:val="1"/>
      <w:tblStyleColBandSize w:val="1"/>
      <w:tblCellMar>
        <w:left w:w="115.0" w:type="dxa"/>
        <w:right w:w="115.0" w:type="dxa"/>
      </w:tblCellMar>
    </w:tblPr>
  </w:style>
  <w:style w:type="table" w:styleId="af3" w:customStyle="1">
    <w:basedOn w:val="TableNormal"/>
    <w:tblPr>
      <w:tblStyleRowBandSize w:val="1"/>
      <w:tblStyleColBandSize w:val="1"/>
      <w:tblCellMar>
        <w:left w:w="115.0" w:type="dxa"/>
        <w:right w:w="115.0" w:type="dxa"/>
      </w:tblCellMar>
    </w:tblPr>
  </w:style>
  <w:style w:type="table" w:styleId="af4" w:customStyle="1">
    <w:basedOn w:val="TableNormal"/>
    <w:tblPr>
      <w:tblStyleRowBandSize w:val="1"/>
      <w:tblStyleColBandSize w:val="1"/>
      <w:tblCellMar>
        <w:left w:w="115.0" w:type="dxa"/>
        <w:right w:w="115.0" w:type="dxa"/>
      </w:tblCellMar>
    </w:tblPr>
  </w:style>
  <w:style w:type="table" w:styleId="af5" w:customStyle="1">
    <w:basedOn w:val="TableNormal"/>
    <w:tblPr>
      <w:tblStyleRowBandSize w:val="1"/>
      <w:tblStyleColBandSize w:val="1"/>
      <w:tblCellMar>
        <w:left w:w="115.0" w:type="dxa"/>
        <w:right w:w="115.0" w:type="dxa"/>
      </w:tblCellMar>
    </w:tblPr>
  </w:style>
  <w:style w:type="table" w:styleId="af6" w:customStyle="1">
    <w:basedOn w:val="TableNormal"/>
    <w:tblPr>
      <w:tblStyleRowBandSize w:val="1"/>
      <w:tblStyleColBandSize w:val="1"/>
      <w:tblCellMar>
        <w:left w:w="115.0" w:type="dxa"/>
        <w:right w:w="115.0" w:type="dxa"/>
      </w:tblCellMar>
    </w:tblPr>
  </w:style>
  <w:style w:type="table" w:styleId="af7" w:customStyle="1">
    <w:basedOn w:val="TableNormal"/>
    <w:tblPr>
      <w:tblStyleRowBandSize w:val="1"/>
      <w:tblStyleColBandSize w:val="1"/>
      <w:tblCellMar>
        <w:left w:w="115.0" w:type="dxa"/>
        <w:right w:w="1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FE072B"/>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E072B"/>
    <w:rPr>
      <w:rFonts w:ascii="Segoe UI" w:cs="Segoe UI" w:hAnsi="Segoe UI"/>
      <w:sz w:val="18"/>
      <w:szCs w:val="18"/>
    </w:rPr>
  </w:style>
  <w:style w:type="paragraph" w:styleId="TOC3">
    <w:name w:val="toc 3"/>
    <w:basedOn w:val="Normal"/>
    <w:next w:val="Normal"/>
    <w:autoRedefine w:val="1"/>
    <w:uiPriority w:val="39"/>
    <w:unhideWhenUsed w:val="1"/>
    <w:rsid w:val="0041742A"/>
    <w:pPr>
      <w:spacing w:after="100"/>
      <w:ind w:left="440"/>
    </w:pPr>
  </w:style>
  <w:style w:type="paragraph" w:styleId="TOC2">
    <w:name w:val="toc 2"/>
    <w:basedOn w:val="Normal"/>
    <w:next w:val="Normal"/>
    <w:autoRedefine w:val="1"/>
    <w:uiPriority w:val="39"/>
    <w:unhideWhenUsed w:val="1"/>
    <w:rsid w:val="0041742A"/>
    <w:pPr>
      <w:spacing w:after="100"/>
      <w:ind w:left="220"/>
    </w:pPr>
  </w:style>
  <w:style w:type="paragraph" w:styleId="TOCHeading">
    <w:name w:val="TOC Heading"/>
    <w:basedOn w:val="Heading1"/>
    <w:next w:val="Normal"/>
    <w:uiPriority w:val="39"/>
    <w:unhideWhenUsed w:val="1"/>
    <w:qFormat w:val="1"/>
    <w:rsid w:val="00CB1D30"/>
    <w:pPr>
      <w:keepNext w:val="1"/>
      <w:keepLines w:val="1"/>
      <w:widowControl w:val="1"/>
      <w:pBdr>
        <w:top w:color="auto" w:space="0" w:sz="0" w:val="none"/>
        <w:left w:color="auto" w:space="0" w:sz="0" w:val="none"/>
        <w:bottom w:color="auto" w:space="0" w:sz="0" w:val="none"/>
        <w:right w:color="auto" w:space="0" w:sz="0" w:val="none"/>
        <w:between w:color="auto" w:space="0" w:sz="0" w:val="none"/>
      </w:pBdr>
      <w:spacing w:after="0" w:line="259" w:lineRule="auto"/>
      <w:outlineLvl w:val="9"/>
    </w:pPr>
    <w:rPr>
      <w:rFonts w:asciiTheme="majorHAnsi" w:cstheme="majorBidi" w:eastAsiaTheme="majorEastAsia" w:hAnsiTheme="majorHAnsi"/>
      <w:b w:val="0"/>
      <w:bCs w:val="0"/>
      <w:color w:val="365f91" w:themeColor="accent1" w:themeShade="0000BF"/>
      <w:sz w:val="32"/>
      <w:szCs w:val="32"/>
      <w:lang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siyrv1GjMnbIt2CJCdee4wkeAqe7sd69GzWX_PJleeI/edit?gid=1175499715#gid=1175499715" TargetMode="External"/><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hyperlink" Target="https://docs.google.com/document/d/1rWUsBSMB_I5LBsP2crnqzwfaPqCo-apfzQmvdVGH0KA/edit?usp=sha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S3QzKP9MQTMs51jyuXsavvvH4A==">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2025-09-23T10:11:00Z</dcterms:created>
  <dc:creator>Elyse Tuyishime</dc:creator>
</cp:coreProperties>
</file>